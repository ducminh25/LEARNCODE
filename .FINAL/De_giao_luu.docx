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6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4540"/>
      </w:tblGrid>
      <w:tr w:rsidR="00D37DF6" w:rsidRPr="00157515" w14:paraId="22378808" w14:textId="77777777" w:rsidTr="00555588">
        <w:tc>
          <w:tcPr>
            <w:tcW w:w="5225" w:type="dxa"/>
            <w:tcBorders>
              <w:bottom w:val="single" w:sz="4" w:space="0" w:color="auto"/>
            </w:tcBorders>
          </w:tcPr>
          <w:p w14:paraId="48BB3641" w14:textId="77777777" w:rsid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 xml:space="preserve">ĐỀ </w:t>
            </w:r>
            <w:r>
              <w:rPr>
                <w:b/>
                <w:sz w:val="26"/>
                <w:szCs w:val="26"/>
              </w:rPr>
              <w:t>GIAO LƯU HỌC SINH GIỎI</w:t>
            </w:r>
            <w:r w:rsidRPr="00157515">
              <w:rPr>
                <w:b/>
                <w:sz w:val="26"/>
                <w:szCs w:val="26"/>
              </w:rPr>
              <w:t xml:space="preserve"> </w:t>
            </w:r>
            <w:r>
              <w:rPr>
                <w:b/>
                <w:sz w:val="26"/>
                <w:szCs w:val="26"/>
              </w:rPr>
              <w:t>LỚP 12</w:t>
            </w:r>
          </w:p>
          <w:p w14:paraId="511D269E" w14:textId="77777777" w:rsidR="00555588" w:rsidRPr="00157515" w:rsidRDefault="00555588" w:rsidP="00555588">
            <w:pPr>
              <w:tabs>
                <w:tab w:val="left" w:pos="992"/>
                <w:tab w:val="left" w:pos="3402"/>
                <w:tab w:val="left" w:pos="5669"/>
                <w:tab w:val="left" w:pos="7937"/>
              </w:tabs>
              <w:spacing w:line="312" w:lineRule="auto"/>
              <w:jc w:val="center"/>
              <w:rPr>
                <w:b/>
                <w:sz w:val="26"/>
                <w:szCs w:val="26"/>
              </w:rPr>
            </w:pPr>
            <w:r>
              <w:rPr>
                <w:b/>
                <w:sz w:val="26"/>
                <w:szCs w:val="26"/>
              </w:rPr>
              <w:t>NĂM</w:t>
            </w:r>
            <w:r w:rsidRPr="00157515">
              <w:rPr>
                <w:b/>
                <w:sz w:val="26"/>
                <w:szCs w:val="26"/>
              </w:rPr>
              <w:t xml:space="preserve"> HỌC 202</w:t>
            </w:r>
            <w:r>
              <w:rPr>
                <w:b/>
                <w:sz w:val="26"/>
                <w:szCs w:val="26"/>
              </w:rPr>
              <w:t>5</w:t>
            </w:r>
            <w:r w:rsidRPr="00157515">
              <w:rPr>
                <w:b/>
                <w:sz w:val="26"/>
                <w:szCs w:val="26"/>
              </w:rPr>
              <w:t xml:space="preserve"> – 202</w:t>
            </w:r>
            <w:r>
              <w:rPr>
                <w:b/>
                <w:sz w:val="26"/>
                <w:szCs w:val="26"/>
              </w:rPr>
              <w:t>6</w:t>
            </w:r>
          </w:p>
          <w:p w14:paraId="5942BC37" w14:textId="17370142" w:rsidR="00D37DF6" w:rsidRPr="00555588" w:rsidRDefault="00555588" w:rsidP="00555588">
            <w:pPr>
              <w:tabs>
                <w:tab w:val="left" w:pos="992"/>
                <w:tab w:val="left" w:pos="3402"/>
                <w:tab w:val="left" w:pos="5669"/>
                <w:tab w:val="left" w:pos="7937"/>
              </w:tabs>
              <w:spacing w:line="312" w:lineRule="auto"/>
              <w:jc w:val="center"/>
              <w:rPr>
                <w:b/>
                <w:sz w:val="26"/>
                <w:szCs w:val="26"/>
              </w:rPr>
            </w:pPr>
            <w:r w:rsidRPr="00157515">
              <w:rPr>
                <w:b/>
                <w:sz w:val="26"/>
                <w:szCs w:val="26"/>
              </w:rPr>
              <w:t>MÔN: Tin học</w:t>
            </w:r>
          </w:p>
        </w:tc>
        <w:tc>
          <w:tcPr>
            <w:tcW w:w="4540" w:type="dxa"/>
            <w:tcBorders>
              <w:bottom w:val="single" w:sz="4" w:space="0" w:color="auto"/>
            </w:tcBorders>
          </w:tcPr>
          <w:p w14:paraId="19632F4D" w14:textId="77777777" w:rsidR="00D37DF6" w:rsidRPr="00157515" w:rsidRDefault="00D37DF6" w:rsidP="00711D21">
            <w:pPr>
              <w:tabs>
                <w:tab w:val="left" w:pos="992"/>
                <w:tab w:val="left" w:pos="3402"/>
                <w:tab w:val="left" w:pos="5669"/>
                <w:tab w:val="left" w:pos="7937"/>
              </w:tabs>
              <w:spacing w:line="312" w:lineRule="auto"/>
              <w:jc w:val="center"/>
              <w:rPr>
                <w:i/>
                <w:sz w:val="26"/>
                <w:szCs w:val="26"/>
              </w:rPr>
            </w:pPr>
            <w:r w:rsidRPr="00157515">
              <w:rPr>
                <w:i/>
                <w:sz w:val="26"/>
                <w:szCs w:val="26"/>
              </w:rPr>
              <w:t>Thời gian làm bài: 150 phút</w:t>
            </w:r>
          </w:p>
          <w:p w14:paraId="46CC2F18" w14:textId="7C2C8081" w:rsidR="00D37DF6" w:rsidRPr="00157515" w:rsidRDefault="00D37DF6" w:rsidP="00711D21">
            <w:pPr>
              <w:tabs>
                <w:tab w:val="left" w:pos="992"/>
                <w:tab w:val="left" w:pos="3402"/>
                <w:tab w:val="left" w:pos="5669"/>
                <w:tab w:val="left" w:pos="7937"/>
              </w:tabs>
              <w:spacing w:line="312" w:lineRule="auto"/>
              <w:jc w:val="center"/>
              <w:rPr>
                <w:color w:val="000000" w:themeColor="text1"/>
                <w:sz w:val="26"/>
                <w:szCs w:val="26"/>
              </w:rPr>
            </w:pPr>
            <w:r w:rsidRPr="00157515">
              <w:rPr>
                <w:sz w:val="26"/>
                <w:szCs w:val="26"/>
              </w:rPr>
              <w:t xml:space="preserve">(Đề gồm </w:t>
            </w:r>
            <w:r w:rsidR="009133B0">
              <w:rPr>
                <w:sz w:val="26"/>
                <w:szCs w:val="26"/>
              </w:rPr>
              <w:t>5</w:t>
            </w:r>
            <w:r w:rsidRPr="00157515">
              <w:rPr>
                <w:sz w:val="26"/>
                <w:szCs w:val="26"/>
              </w:rPr>
              <w:t xml:space="preserve"> trang)</w:t>
            </w:r>
          </w:p>
        </w:tc>
      </w:tr>
      <w:tr w:rsidR="0032630A" w:rsidRPr="00E94AE8" w14:paraId="56CB32CD" w14:textId="77777777" w:rsidTr="00555588">
        <w:trPr>
          <w:trHeight w:val="170"/>
        </w:trPr>
        <w:tc>
          <w:tcPr>
            <w:tcW w:w="5225" w:type="dxa"/>
            <w:tcBorders>
              <w:top w:val="single" w:sz="4" w:space="0" w:color="auto"/>
            </w:tcBorders>
          </w:tcPr>
          <w:p w14:paraId="16D5378C" w14:textId="77777777" w:rsidR="0032630A" w:rsidRPr="00E94AE8" w:rsidRDefault="0032630A" w:rsidP="00E94AE8">
            <w:pPr>
              <w:tabs>
                <w:tab w:val="left" w:pos="992"/>
                <w:tab w:val="left" w:pos="3402"/>
                <w:tab w:val="left" w:pos="5669"/>
                <w:tab w:val="left" w:pos="7937"/>
              </w:tabs>
              <w:jc w:val="center"/>
              <w:rPr>
                <w:bCs/>
                <w:color w:val="000000" w:themeColor="text1"/>
                <w:sz w:val="12"/>
                <w:szCs w:val="12"/>
              </w:rPr>
            </w:pPr>
          </w:p>
        </w:tc>
        <w:tc>
          <w:tcPr>
            <w:tcW w:w="4540" w:type="dxa"/>
            <w:tcBorders>
              <w:top w:val="single" w:sz="4" w:space="0" w:color="auto"/>
            </w:tcBorders>
          </w:tcPr>
          <w:p w14:paraId="0CC0AD76" w14:textId="77777777" w:rsidR="0032630A" w:rsidRPr="00E94AE8" w:rsidRDefault="0032630A" w:rsidP="00E94AE8">
            <w:pPr>
              <w:tabs>
                <w:tab w:val="left" w:pos="992"/>
                <w:tab w:val="left" w:pos="3402"/>
                <w:tab w:val="left" w:pos="5669"/>
                <w:tab w:val="left" w:pos="7937"/>
              </w:tabs>
              <w:jc w:val="center"/>
              <w:rPr>
                <w:b/>
                <w:sz w:val="12"/>
                <w:szCs w:val="12"/>
              </w:rPr>
            </w:pPr>
          </w:p>
        </w:tc>
      </w:tr>
    </w:tbl>
    <w:p w14:paraId="476A6C5A" w14:textId="77777777" w:rsidR="00D37DF6" w:rsidRPr="00157515" w:rsidRDefault="00D37DF6" w:rsidP="00711D21">
      <w:pPr>
        <w:spacing w:line="312" w:lineRule="auto"/>
        <w:rPr>
          <w:b/>
          <w:sz w:val="26"/>
          <w:szCs w:val="26"/>
        </w:rPr>
      </w:pPr>
      <w:r w:rsidRPr="00157515">
        <w:rPr>
          <w:b/>
          <w:sz w:val="26"/>
          <w:szCs w:val="26"/>
        </w:rPr>
        <w:t>Tổng quan bài thi:</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4"/>
        <w:gridCol w:w="2147"/>
        <w:gridCol w:w="2497"/>
        <w:gridCol w:w="2283"/>
        <w:gridCol w:w="2304"/>
      </w:tblGrid>
      <w:tr w:rsidR="00D37DF6" w:rsidRPr="00157515" w14:paraId="263A8D9A" w14:textId="77777777" w:rsidTr="00F30946">
        <w:trPr>
          <w:trHeight w:val="360"/>
        </w:trPr>
        <w:tc>
          <w:tcPr>
            <w:tcW w:w="671" w:type="dxa"/>
            <w:vAlign w:val="center"/>
          </w:tcPr>
          <w:p w14:paraId="58CBA38B" w14:textId="77777777" w:rsidR="00D37DF6" w:rsidRPr="00157515" w:rsidRDefault="00D37DF6" w:rsidP="00711D21">
            <w:pPr>
              <w:jc w:val="center"/>
              <w:rPr>
                <w:b/>
                <w:sz w:val="26"/>
                <w:szCs w:val="26"/>
              </w:rPr>
            </w:pPr>
            <w:r w:rsidRPr="00157515">
              <w:rPr>
                <w:b/>
                <w:sz w:val="26"/>
                <w:szCs w:val="26"/>
              </w:rPr>
              <w:t>Bài</w:t>
            </w:r>
          </w:p>
        </w:tc>
        <w:tc>
          <w:tcPr>
            <w:tcW w:w="2181" w:type="dxa"/>
            <w:vAlign w:val="center"/>
          </w:tcPr>
          <w:p w14:paraId="174DE616" w14:textId="77777777" w:rsidR="00D37DF6" w:rsidRPr="00157515" w:rsidRDefault="00D37DF6" w:rsidP="00711D21">
            <w:pPr>
              <w:jc w:val="center"/>
              <w:rPr>
                <w:b/>
                <w:sz w:val="26"/>
                <w:szCs w:val="26"/>
              </w:rPr>
            </w:pPr>
            <w:r w:rsidRPr="00157515">
              <w:rPr>
                <w:b/>
                <w:sz w:val="26"/>
                <w:szCs w:val="26"/>
              </w:rPr>
              <w:t xml:space="preserve">Tên bài </w:t>
            </w:r>
          </w:p>
        </w:tc>
        <w:tc>
          <w:tcPr>
            <w:tcW w:w="2543" w:type="dxa"/>
            <w:vAlign w:val="center"/>
          </w:tcPr>
          <w:p w14:paraId="2280A49F" w14:textId="77777777" w:rsidR="00D37DF6" w:rsidRPr="00157515" w:rsidRDefault="00D37DF6" w:rsidP="00711D21">
            <w:pPr>
              <w:jc w:val="center"/>
              <w:rPr>
                <w:b/>
                <w:sz w:val="26"/>
                <w:szCs w:val="26"/>
              </w:rPr>
            </w:pPr>
            <w:r w:rsidRPr="00157515">
              <w:rPr>
                <w:b/>
                <w:sz w:val="26"/>
                <w:szCs w:val="26"/>
              </w:rPr>
              <w:t>File chương trình</w:t>
            </w:r>
          </w:p>
        </w:tc>
        <w:tc>
          <w:tcPr>
            <w:tcW w:w="2290" w:type="dxa"/>
            <w:vAlign w:val="center"/>
          </w:tcPr>
          <w:p w14:paraId="3C383E4E" w14:textId="77777777" w:rsidR="00D37DF6" w:rsidRPr="00157515" w:rsidRDefault="00D37DF6" w:rsidP="00711D21">
            <w:pPr>
              <w:jc w:val="center"/>
              <w:rPr>
                <w:b/>
                <w:sz w:val="26"/>
                <w:szCs w:val="26"/>
              </w:rPr>
            </w:pPr>
            <w:r w:rsidRPr="00157515">
              <w:rPr>
                <w:b/>
                <w:sz w:val="26"/>
                <w:szCs w:val="26"/>
              </w:rPr>
              <w:t>File dữ liệu vào</w:t>
            </w:r>
          </w:p>
        </w:tc>
        <w:tc>
          <w:tcPr>
            <w:tcW w:w="2210" w:type="dxa"/>
            <w:vAlign w:val="center"/>
          </w:tcPr>
          <w:p w14:paraId="54BB084E" w14:textId="77777777" w:rsidR="00D37DF6" w:rsidRPr="00157515" w:rsidRDefault="00D37DF6" w:rsidP="00711D21">
            <w:pPr>
              <w:jc w:val="center"/>
              <w:rPr>
                <w:b/>
                <w:sz w:val="26"/>
                <w:szCs w:val="26"/>
              </w:rPr>
            </w:pPr>
            <w:r w:rsidRPr="00157515">
              <w:rPr>
                <w:b/>
                <w:sz w:val="26"/>
                <w:szCs w:val="26"/>
              </w:rPr>
              <w:t>File kết quả</w:t>
            </w:r>
          </w:p>
        </w:tc>
      </w:tr>
      <w:tr w:rsidR="00983563" w:rsidRPr="00157515" w14:paraId="0958772D" w14:textId="77777777" w:rsidTr="00F30946">
        <w:trPr>
          <w:trHeight w:val="360"/>
        </w:trPr>
        <w:tc>
          <w:tcPr>
            <w:tcW w:w="671" w:type="dxa"/>
            <w:vAlign w:val="center"/>
          </w:tcPr>
          <w:p w14:paraId="2F570AB0" w14:textId="77777777" w:rsidR="00983563" w:rsidRPr="00157515" w:rsidRDefault="00983563" w:rsidP="00983563">
            <w:pPr>
              <w:jc w:val="center"/>
              <w:rPr>
                <w:sz w:val="26"/>
                <w:szCs w:val="26"/>
              </w:rPr>
            </w:pPr>
            <w:r w:rsidRPr="00157515">
              <w:rPr>
                <w:sz w:val="26"/>
                <w:szCs w:val="26"/>
              </w:rPr>
              <w:t>1</w:t>
            </w:r>
          </w:p>
        </w:tc>
        <w:tc>
          <w:tcPr>
            <w:tcW w:w="2181" w:type="dxa"/>
            <w:vAlign w:val="center"/>
          </w:tcPr>
          <w:p w14:paraId="3941CF30" w14:textId="7D380AA8" w:rsidR="00983563" w:rsidRPr="00157515" w:rsidRDefault="000B5991" w:rsidP="00983563">
            <w:pPr>
              <w:widowControl w:val="0"/>
              <w:rPr>
                <w:bCs/>
                <w:sz w:val="26"/>
                <w:szCs w:val="26"/>
                <w:lang w:val="en-GB" w:eastAsia="en-GB"/>
              </w:rPr>
            </w:pPr>
            <w:r>
              <w:rPr>
                <w:bCs/>
                <w:sz w:val="26"/>
                <w:szCs w:val="26"/>
                <w:lang w:val="en-GB" w:eastAsia="en-GB"/>
              </w:rPr>
              <w:t>DISTANCE</w:t>
            </w:r>
          </w:p>
        </w:tc>
        <w:tc>
          <w:tcPr>
            <w:tcW w:w="2543" w:type="dxa"/>
            <w:vAlign w:val="center"/>
          </w:tcPr>
          <w:p w14:paraId="2CB648B1" w14:textId="684C8F26" w:rsidR="00983563" w:rsidRPr="00157515" w:rsidRDefault="000B5991" w:rsidP="00983563">
            <w:pPr>
              <w:widowControl w:val="0"/>
              <w:rPr>
                <w:sz w:val="26"/>
                <w:szCs w:val="26"/>
                <w:lang w:val="en-GB" w:eastAsia="en-GB"/>
              </w:rPr>
            </w:pPr>
            <w:r>
              <w:rPr>
                <w:bCs/>
                <w:sz w:val="26"/>
                <w:szCs w:val="26"/>
              </w:rPr>
              <w:t>DISTANCE</w:t>
            </w:r>
            <w:r w:rsidR="00983563" w:rsidRPr="00157515">
              <w:rPr>
                <w:bCs/>
                <w:sz w:val="26"/>
                <w:szCs w:val="26"/>
              </w:rPr>
              <w:t>.*</w:t>
            </w:r>
          </w:p>
        </w:tc>
        <w:tc>
          <w:tcPr>
            <w:tcW w:w="2290" w:type="dxa"/>
            <w:vAlign w:val="center"/>
          </w:tcPr>
          <w:p w14:paraId="680F897D" w14:textId="53F80D97" w:rsidR="00983563" w:rsidRPr="00157515" w:rsidRDefault="000B5991" w:rsidP="00983563">
            <w:pPr>
              <w:rPr>
                <w:sz w:val="26"/>
                <w:szCs w:val="26"/>
              </w:rPr>
            </w:pPr>
            <w:r>
              <w:rPr>
                <w:bCs/>
                <w:sz w:val="26"/>
                <w:szCs w:val="26"/>
              </w:rPr>
              <w:t>DISTANCE</w:t>
            </w:r>
            <w:r w:rsidR="00983563" w:rsidRPr="00157515">
              <w:rPr>
                <w:bCs/>
                <w:sz w:val="26"/>
                <w:szCs w:val="26"/>
              </w:rPr>
              <w:t>.INP</w:t>
            </w:r>
          </w:p>
        </w:tc>
        <w:tc>
          <w:tcPr>
            <w:tcW w:w="2210" w:type="dxa"/>
            <w:vAlign w:val="center"/>
          </w:tcPr>
          <w:p w14:paraId="371A5C6C" w14:textId="0DE843D5" w:rsidR="00983563" w:rsidRPr="00157515" w:rsidRDefault="000B5991" w:rsidP="00983563">
            <w:pPr>
              <w:rPr>
                <w:sz w:val="26"/>
                <w:szCs w:val="26"/>
              </w:rPr>
            </w:pPr>
            <w:r>
              <w:rPr>
                <w:bCs/>
                <w:sz w:val="26"/>
                <w:szCs w:val="26"/>
              </w:rPr>
              <w:t>DISTANCE</w:t>
            </w:r>
            <w:r w:rsidR="00983563" w:rsidRPr="00157515">
              <w:rPr>
                <w:bCs/>
                <w:sz w:val="26"/>
                <w:szCs w:val="26"/>
              </w:rPr>
              <w:t>.OUT</w:t>
            </w:r>
          </w:p>
        </w:tc>
      </w:tr>
      <w:tr w:rsidR="00983563" w:rsidRPr="00157515" w14:paraId="61B9EB6D" w14:textId="77777777" w:rsidTr="00F30946">
        <w:trPr>
          <w:trHeight w:val="360"/>
        </w:trPr>
        <w:tc>
          <w:tcPr>
            <w:tcW w:w="671" w:type="dxa"/>
            <w:vAlign w:val="center"/>
          </w:tcPr>
          <w:p w14:paraId="21E0A7F5" w14:textId="77777777" w:rsidR="00983563" w:rsidRPr="00157515" w:rsidRDefault="00983563" w:rsidP="00983563">
            <w:pPr>
              <w:widowControl w:val="0"/>
              <w:jc w:val="center"/>
              <w:rPr>
                <w:sz w:val="26"/>
                <w:szCs w:val="26"/>
                <w:lang w:val="en-GB" w:eastAsia="en-GB"/>
              </w:rPr>
            </w:pPr>
            <w:r w:rsidRPr="00157515">
              <w:rPr>
                <w:sz w:val="26"/>
                <w:szCs w:val="26"/>
                <w:lang w:val="en-GB" w:eastAsia="en-GB"/>
              </w:rPr>
              <w:t>2</w:t>
            </w:r>
          </w:p>
        </w:tc>
        <w:tc>
          <w:tcPr>
            <w:tcW w:w="2181" w:type="dxa"/>
            <w:vAlign w:val="center"/>
          </w:tcPr>
          <w:p w14:paraId="429814BB" w14:textId="76214859" w:rsidR="00983563" w:rsidRPr="00157515" w:rsidRDefault="00234FBC" w:rsidP="00983563">
            <w:pPr>
              <w:widowControl w:val="0"/>
              <w:rPr>
                <w:bCs/>
                <w:sz w:val="26"/>
                <w:szCs w:val="26"/>
                <w:lang w:val="en-GB" w:eastAsia="en-GB"/>
              </w:rPr>
            </w:pPr>
            <w:r>
              <w:rPr>
                <w:bCs/>
                <w:sz w:val="26"/>
                <w:szCs w:val="26"/>
                <w:lang w:val="en-GB" w:eastAsia="en-GB"/>
              </w:rPr>
              <w:t>MEXARRAY</w:t>
            </w:r>
          </w:p>
        </w:tc>
        <w:tc>
          <w:tcPr>
            <w:tcW w:w="2543" w:type="dxa"/>
            <w:vAlign w:val="center"/>
          </w:tcPr>
          <w:p w14:paraId="5F6022A6" w14:textId="5640B7EB" w:rsidR="00983563" w:rsidRPr="00157515" w:rsidRDefault="00234FBC" w:rsidP="00983563">
            <w:pPr>
              <w:widowControl w:val="0"/>
              <w:rPr>
                <w:sz w:val="26"/>
                <w:szCs w:val="26"/>
                <w:lang w:val="en-GB" w:eastAsia="en-GB"/>
              </w:rPr>
            </w:pPr>
            <w:r>
              <w:rPr>
                <w:bCs/>
                <w:sz w:val="26"/>
                <w:szCs w:val="26"/>
                <w:lang w:val="en-GB" w:eastAsia="en-GB"/>
              </w:rPr>
              <w:t>MEXARRAY</w:t>
            </w:r>
            <w:r w:rsidR="00983563" w:rsidRPr="00157515">
              <w:rPr>
                <w:bCs/>
                <w:sz w:val="26"/>
                <w:szCs w:val="26"/>
                <w:lang w:val="en-GB" w:eastAsia="en-GB"/>
              </w:rPr>
              <w:t>.*</w:t>
            </w:r>
          </w:p>
        </w:tc>
        <w:tc>
          <w:tcPr>
            <w:tcW w:w="2290" w:type="dxa"/>
            <w:vAlign w:val="center"/>
          </w:tcPr>
          <w:p w14:paraId="061E168C" w14:textId="269A09B0" w:rsidR="00983563" w:rsidRPr="00157515" w:rsidRDefault="00234FBC" w:rsidP="00983563">
            <w:pPr>
              <w:rPr>
                <w:sz w:val="26"/>
                <w:szCs w:val="26"/>
              </w:rPr>
            </w:pPr>
            <w:r>
              <w:rPr>
                <w:sz w:val="26"/>
                <w:szCs w:val="26"/>
              </w:rPr>
              <w:t>MEXARRAY</w:t>
            </w:r>
            <w:r w:rsidR="00983563" w:rsidRPr="00157515">
              <w:rPr>
                <w:sz w:val="26"/>
                <w:szCs w:val="26"/>
              </w:rPr>
              <w:t>.INP</w:t>
            </w:r>
          </w:p>
        </w:tc>
        <w:tc>
          <w:tcPr>
            <w:tcW w:w="2210" w:type="dxa"/>
            <w:vAlign w:val="center"/>
          </w:tcPr>
          <w:p w14:paraId="4B539CF9" w14:textId="076581C4" w:rsidR="00983563" w:rsidRPr="00157515" w:rsidRDefault="00234FBC" w:rsidP="00983563">
            <w:pPr>
              <w:rPr>
                <w:sz w:val="26"/>
                <w:szCs w:val="26"/>
              </w:rPr>
            </w:pPr>
            <w:r>
              <w:rPr>
                <w:sz w:val="26"/>
                <w:szCs w:val="26"/>
              </w:rPr>
              <w:t>MEXARRAY</w:t>
            </w:r>
            <w:r w:rsidR="00983563" w:rsidRPr="00157515">
              <w:rPr>
                <w:sz w:val="26"/>
                <w:szCs w:val="26"/>
              </w:rPr>
              <w:t>.</w:t>
            </w:r>
            <w:r w:rsidR="00983563" w:rsidRPr="00157515">
              <w:rPr>
                <w:bCs/>
                <w:sz w:val="26"/>
                <w:szCs w:val="26"/>
              </w:rPr>
              <w:t>OUT</w:t>
            </w:r>
          </w:p>
        </w:tc>
      </w:tr>
      <w:tr w:rsidR="00983563" w:rsidRPr="00157515" w14:paraId="2F6E613A" w14:textId="77777777" w:rsidTr="00F30946">
        <w:trPr>
          <w:trHeight w:val="360"/>
        </w:trPr>
        <w:tc>
          <w:tcPr>
            <w:tcW w:w="671" w:type="dxa"/>
            <w:vAlign w:val="center"/>
          </w:tcPr>
          <w:p w14:paraId="34898ED0" w14:textId="77777777" w:rsidR="00983563" w:rsidRPr="00157515" w:rsidRDefault="00983563" w:rsidP="00983563">
            <w:pPr>
              <w:jc w:val="center"/>
              <w:rPr>
                <w:sz w:val="26"/>
                <w:szCs w:val="26"/>
              </w:rPr>
            </w:pPr>
            <w:r w:rsidRPr="00157515">
              <w:rPr>
                <w:sz w:val="26"/>
                <w:szCs w:val="26"/>
              </w:rPr>
              <w:t>3</w:t>
            </w:r>
          </w:p>
        </w:tc>
        <w:tc>
          <w:tcPr>
            <w:tcW w:w="2181" w:type="dxa"/>
            <w:vAlign w:val="center"/>
          </w:tcPr>
          <w:p w14:paraId="1C388FB7" w14:textId="46D3FBD4" w:rsidR="00983563" w:rsidRPr="00157515" w:rsidRDefault="004B7C77" w:rsidP="00983563">
            <w:pPr>
              <w:rPr>
                <w:bCs/>
                <w:sz w:val="26"/>
                <w:szCs w:val="26"/>
              </w:rPr>
            </w:pPr>
            <w:r>
              <w:rPr>
                <w:color w:val="000000"/>
                <w:sz w:val="26"/>
                <w:szCs w:val="26"/>
              </w:rPr>
              <w:t>SDIFF</w:t>
            </w:r>
          </w:p>
        </w:tc>
        <w:tc>
          <w:tcPr>
            <w:tcW w:w="2543" w:type="dxa"/>
            <w:vAlign w:val="center"/>
          </w:tcPr>
          <w:p w14:paraId="40EE2444" w14:textId="7996733F" w:rsidR="00983563" w:rsidRPr="00157515" w:rsidRDefault="004B7C77" w:rsidP="00983563">
            <w:pPr>
              <w:rPr>
                <w:sz w:val="26"/>
                <w:szCs w:val="26"/>
              </w:rPr>
            </w:pPr>
            <w:r>
              <w:rPr>
                <w:color w:val="000000"/>
                <w:sz w:val="26"/>
                <w:szCs w:val="26"/>
              </w:rPr>
              <w:t>SDIFF</w:t>
            </w:r>
            <w:r w:rsidR="00983563" w:rsidRPr="00157515">
              <w:rPr>
                <w:color w:val="000000"/>
                <w:sz w:val="26"/>
                <w:szCs w:val="26"/>
              </w:rPr>
              <w:t>.*</w:t>
            </w:r>
          </w:p>
        </w:tc>
        <w:tc>
          <w:tcPr>
            <w:tcW w:w="2290" w:type="dxa"/>
          </w:tcPr>
          <w:p w14:paraId="0AF214CE" w14:textId="1EA594DD" w:rsidR="00983563" w:rsidRPr="00320E8B" w:rsidRDefault="004B7C77" w:rsidP="00320E8B">
            <w:pPr>
              <w:rPr>
                <w:color w:val="000000"/>
                <w:sz w:val="26"/>
                <w:szCs w:val="26"/>
              </w:rPr>
            </w:pPr>
            <w:r>
              <w:rPr>
                <w:color w:val="000000"/>
                <w:sz w:val="26"/>
                <w:szCs w:val="26"/>
              </w:rPr>
              <w:t>SDIFF</w:t>
            </w:r>
            <w:r w:rsidR="00983563" w:rsidRPr="00157515">
              <w:rPr>
                <w:color w:val="000000"/>
                <w:sz w:val="26"/>
                <w:szCs w:val="26"/>
              </w:rPr>
              <w:t>.INP</w:t>
            </w:r>
          </w:p>
        </w:tc>
        <w:tc>
          <w:tcPr>
            <w:tcW w:w="2210" w:type="dxa"/>
          </w:tcPr>
          <w:p w14:paraId="0414DCFC" w14:textId="02FD414D" w:rsidR="00983563" w:rsidRPr="00320E8B" w:rsidRDefault="004B7C77" w:rsidP="00320E8B">
            <w:pPr>
              <w:rPr>
                <w:color w:val="000000"/>
                <w:sz w:val="26"/>
                <w:szCs w:val="26"/>
              </w:rPr>
            </w:pPr>
            <w:r>
              <w:rPr>
                <w:color w:val="000000"/>
                <w:sz w:val="26"/>
                <w:szCs w:val="26"/>
              </w:rPr>
              <w:t>SDIFF</w:t>
            </w:r>
            <w:r w:rsidR="00983563" w:rsidRPr="00320E8B">
              <w:rPr>
                <w:color w:val="000000"/>
                <w:sz w:val="26"/>
                <w:szCs w:val="26"/>
              </w:rPr>
              <w:t>.OUT</w:t>
            </w:r>
          </w:p>
        </w:tc>
      </w:tr>
      <w:tr w:rsidR="00983563" w:rsidRPr="00157515" w14:paraId="2E3B9020" w14:textId="77777777" w:rsidTr="00F30946">
        <w:trPr>
          <w:trHeight w:val="360"/>
        </w:trPr>
        <w:tc>
          <w:tcPr>
            <w:tcW w:w="671" w:type="dxa"/>
            <w:vAlign w:val="center"/>
          </w:tcPr>
          <w:p w14:paraId="3894B1F5" w14:textId="77777777" w:rsidR="00983563" w:rsidRPr="00157515" w:rsidRDefault="00983563" w:rsidP="00983563">
            <w:pPr>
              <w:jc w:val="center"/>
              <w:rPr>
                <w:sz w:val="26"/>
                <w:szCs w:val="26"/>
              </w:rPr>
            </w:pPr>
            <w:r w:rsidRPr="00157515">
              <w:rPr>
                <w:sz w:val="26"/>
                <w:szCs w:val="26"/>
              </w:rPr>
              <w:t>4</w:t>
            </w:r>
          </w:p>
        </w:tc>
        <w:tc>
          <w:tcPr>
            <w:tcW w:w="2181" w:type="dxa"/>
            <w:vAlign w:val="center"/>
          </w:tcPr>
          <w:p w14:paraId="3B7BCD36" w14:textId="1C8A712C" w:rsidR="00983563" w:rsidRPr="00157515" w:rsidRDefault="00764134" w:rsidP="00983563">
            <w:pPr>
              <w:rPr>
                <w:bCs/>
                <w:sz w:val="26"/>
                <w:szCs w:val="26"/>
              </w:rPr>
            </w:pPr>
            <w:r>
              <w:rPr>
                <w:color w:val="000000"/>
                <w:sz w:val="26"/>
                <w:szCs w:val="26"/>
                <w:lang w:val="vi"/>
              </w:rPr>
              <w:t>LOCKOUT</w:t>
            </w:r>
          </w:p>
        </w:tc>
        <w:tc>
          <w:tcPr>
            <w:tcW w:w="2543" w:type="dxa"/>
            <w:vAlign w:val="center"/>
          </w:tcPr>
          <w:p w14:paraId="177C55DB" w14:textId="3C8D6B17" w:rsidR="00983563" w:rsidRPr="00157515" w:rsidRDefault="00764134" w:rsidP="00983563">
            <w:pPr>
              <w:rPr>
                <w:sz w:val="26"/>
                <w:szCs w:val="26"/>
              </w:rPr>
            </w:pPr>
            <w:r>
              <w:rPr>
                <w:color w:val="000000"/>
                <w:sz w:val="26"/>
                <w:szCs w:val="26"/>
                <w:lang w:val="vi"/>
              </w:rPr>
              <w:t>LOCKOUT</w:t>
            </w:r>
            <w:r w:rsidR="00983563" w:rsidRPr="00157515">
              <w:rPr>
                <w:color w:val="000000"/>
                <w:sz w:val="26"/>
                <w:szCs w:val="26"/>
              </w:rPr>
              <w:t>.*</w:t>
            </w:r>
          </w:p>
        </w:tc>
        <w:tc>
          <w:tcPr>
            <w:tcW w:w="2290" w:type="dxa"/>
          </w:tcPr>
          <w:p w14:paraId="17F65FBE" w14:textId="2241BAFF" w:rsidR="00983563" w:rsidRPr="00157515" w:rsidRDefault="00764134" w:rsidP="00983563">
            <w:pPr>
              <w:pStyle w:val="BodyText"/>
              <w:spacing w:line="312" w:lineRule="auto"/>
              <w:rPr>
                <w:color w:val="000000"/>
                <w:lang w:val="vi"/>
              </w:rPr>
            </w:pPr>
            <w:r>
              <w:rPr>
                <w:color w:val="000000"/>
                <w:lang w:val="vi"/>
              </w:rPr>
              <w:t>LOCKOUT</w:t>
            </w:r>
            <w:r w:rsidR="00983563" w:rsidRPr="00157515">
              <w:rPr>
                <w:color w:val="000000"/>
              </w:rPr>
              <w:t>.INP</w:t>
            </w:r>
          </w:p>
        </w:tc>
        <w:tc>
          <w:tcPr>
            <w:tcW w:w="2210" w:type="dxa"/>
          </w:tcPr>
          <w:p w14:paraId="61C3C3CE" w14:textId="3DB7B084" w:rsidR="00983563" w:rsidRPr="00157515" w:rsidRDefault="00764134" w:rsidP="00983563">
            <w:pPr>
              <w:pStyle w:val="BodyText"/>
              <w:spacing w:line="312" w:lineRule="auto"/>
              <w:rPr>
                <w:color w:val="000000"/>
                <w:lang w:val="vi"/>
              </w:rPr>
            </w:pPr>
            <w:r>
              <w:rPr>
                <w:color w:val="000000"/>
                <w:lang w:val="vi"/>
              </w:rPr>
              <w:t>LOCKOUT</w:t>
            </w:r>
            <w:r w:rsidR="00983563" w:rsidRPr="00157515">
              <w:t>.OUT</w:t>
            </w:r>
          </w:p>
        </w:tc>
      </w:tr>
      <w:tr w:rsidR="00983563" w:rsidRPr="00157515" w14:paraId="77BE2111" w14:textId="77777777" w:rsidTr="00F30946">
        <w:trPr>
          <w:trHeight w:val="360"/>
        </w:trPr>
        <w:tc>
          <w:tcPr>
            <w:tcW w:w="671" w:type="dxa"/>
            <w:vAlign w:val="center"/>
          </w:tcPr>
          <w:p w14:paraId="3E14F0BE" w14:textId="77777777" w:rsidR="00983563" w:rsidRPr="00157515" w:rsidRDefault="00983563" w:rsidP="00983563">
            <w:pPr>
              <w:jc w:val="center"/>
              <w:rPr>
                <w:sz w:val="26"/>
                <w:szCs w:val="26"/>
              </w:rPr>
            </w:pPr>
            <w:r w:rsidRPr="00157515">
              <w:rPr>
                <w:sz w:val="26"/>
                <w:szCs w:val="26"/>
              </w:rPr>
              <w:t>5</w:t>
            </w:r>
          </w:p>
        </w:tc>
        <w:tc>
          <w:tcPr>
            <w:tcW w:w="2181" w:type="dxa"/>
            <w:vAlign w:val="center"/>
          </w:tcPr>
          <w:p w14:paraId="4464900D" w14:textId="6388299A" w:rsidR="00983563" w:rsidRPr="00157515" w:rsidRDefault="009D08D3" w:rsidP="00983563">
            <w:pPr>
              <w:rPr>
                <w:bCs/>
                <w:sz w:val="26"/>
                <w:szCs w:val="26"/>
              </w:rPr>
            </w:pPr>
            <w:r>
              <w:rPr>
                <w:bCs/>
                <w:sz w:val="26"/>
                <w:szCs w:val="26"/>
              </w:rPr>
              <w:t>KITTYTREE</w:t>
            </w:r>
          </w:p>
        </w:tc>
        <w:tc>
          <w:tcPr>
            <w:tcW w:w="2543" w:type="dxa"/>
            <w:vAlign w:val="center"/>
          </w:tcPr>
          <w:p w14:paraId="60F71332" w14:textId="12509B24" w:rsidR="00983563" w:rsidRPr="00157515" w:rsidRDefault="009D08D3" w:rsidP="00983563">
            <w:pPr>
              <w:rPr>
                <w:sz w:val="26"/>
                <w:szCs w:val="26"/>
              </w:rPr>
            </w:pPr>
            <w:r>
              <w:rPr>
                <w:bCs/>
                <w:sz w:val="26"/>
                <w:szCs w:val="26"/>
              </w:rPr>
              <w:t>KITTYTREE</w:t>
            </w:r>
            <w:r w:rsidR="00983563" w:rsidRPr="00157515">
              <w:rPr>
                <w:bCs/>
                <w:sz w:val="26"/>
                <w:szCs w:val="26"/>
              </w:rPr>
              <w:t>.*</w:t>
            </w:r>
          </w:p>
        </w:tc>
        <w:tc>
          <w:tcPr>
            <w:tcW w:w="2290" w:type="dxa"/>
            <w:vAlign w:val="bottom"/>
          </w:tcPr>
          <w:p w14:paraId="01A84227" w14:textId="27BB92BE" w:rsidR="00983563" w:rsidRPr="00157515" w:rsidRDefault="009D08D3" w:rsidP="00983563">
            <w:pPr>
              <w:pStyle w:val="Other0"/>
              <w:spacing w:line="312" w:lineRule="auto"/>
            </w:pPr>
            <w:r>
              <w:t>KITTYTREE</w:t>
            </w:r>
            <w:r w:rsidR="00983563" w:rsidRPr="00157515">
              <w:t>.INP</w:t>
            </w:r>
          </w:p>
        </w:tc>
        <w:tc>
          <w:tcPr>
            <w:tcW w:w="2210" w:type="dxa"/>
            <w:vAlign w:val="bottom"/>
          </w:tcPr>
          <w:p w14:paraId="2EFE959B" w14:textId="36891AAA" w:rsidR="00983563" w:rsidRPr="00157515" w:rsidRDefault="009D08D3" w:rsidP="00983563">
            <w:pPr>
              <w:pStyle w:val="Other0"/>
              <w:spacing w:line="312" w:lineRule="auto"/>
            </w:pPr>
            <w:r>
              <w:t>KITTYTREE</w:t>
            </w:r>
            <w:r w:rsidR="00983563" w:rsidRPr="00157515">
              <w:t>.OUT</w:t>
            </w:r>
          </w:p>
        </w:tc>
      </w:tr>
    </w:tbl>
    <w:p w14:paraId="540772A3" w14:textId="77777777" w:rsidR="00B70CF7" w:rsidRPr="00157515" w:rsidRDefault="00D37DF6" w:rsidP="00711D21">
      <w:pPr>
        <w:spacing w:line="312" w:lineRule="auto"/>
        <w:jc w:val="both"/>
        <w:rPr>
          <w:i/>
          <w:sz w:val="26"/>
          <w:szCs w:val="26"/>
        </w:rPr>
      </w:pPr>
      <w:r w:rsidRPr="00157515">
        <w:rPr>
          <w:i/>
          <w:sz w:val="26"/>
          <w:szCs w:val="26"/>
        </w:rPr>
        <w:t xml:space="preserve"> </w:t>
      </w:r>
      <w:r w:rsidR="00B70CF7" w:rsidRPr="00157515">
        <w:rPr>
          <w:i/>
          <w:sz w:val="26"/>
          <w:szCs w:val="26"/>
        </w:rPr>
        <w:t>Sử dụng ngôn ngữ lập trình C hoặc C++ hoặc Python để lập trình giải các bài toán sau</w:t>
      </w:r>
      <w:r w:rsidR="00F42529" w:rsidRPr="00157515">
        <w:rPr>
          <w:i/>
          <w:sz w:val="26"/>
          <w:szCs w:val="26"/>
        </w:rPr>
        <w:t>, d</w:t>
      </w:r>
      <w:r w:rsidR="00B70CF7" w:rsidRPr="00157515">
        <w:rPr>
          <w:i/>
          <w:sz w:val="26"/>
          <w:szCs w:val="26"/>
        </w:rPr>
        <w:t>ữ liệu vào là đúng đắn, không cần phải kiểm tra. C</w:t>
      </w:r>
      <w:r w:rsidR="00B70CF7" w:rsidRPr="00157515">
        <w:rPr>
          <w:i/>
          <w:sz w:val="26"/>
          <w:szCs w:val="26"/>
          <w:lang w:val="ru-RU"/>
        </w:rPr>
        <w:t>á</w:t>
      </w:r>
      <w:r w:rsidR="00B70CF7" w:rsidRPr="00157515">
        <w:rPr>
          <w:i/>
          <w:sz w:val="26"/>
          <w:szCs w:val="26"/>
        </w:rPr>
        <w:t>c</w:t>
      </w:r>
      <w:r w:rsidR="00B70CF7" w:rsidRPr="00157515">
        <w:rPr>
          <w:i/>
          <w:sz w:val="26"/>
          <w:szCs w:val="26"/>
          <w:lang w:val="ru-RU"/>
        </w:rPr>
        <w:t xml:space="preserve"> </w:t>
      </w:r>
      <w:r w:rsidR="00B70CF7" w:rsidRPr="00157515">
        <w:rPr>
          <w:i/>
          <w:sz w:val="26"/>
          <w:szCs w:val="26"/>
        </w:rPr>
        <w:t>số</w:t>
      </w:r>
      <w:r w:rsidR="00B70CF7" w:rsidRPr="00157515">
        <w:rPr>
          <w:i/>
          <w:sz w:val="26"/>
          <w:szCs w:val="26"/>
          <w:lang w:val="ru-RU"/>
        </w:rPr>
        <w:t xml:space="preserve"> </w:t>
      </w:r>
      <w:r w:rsidR="00B70CF7" w:rsidRPr="00157515">
        <w:rPr>
          <w:i/>
          <w:sz w:val="26"/>
          <w:szCs w:val="26"/>
        </w:rPr>
        <w:t>trên một dòng ghi</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r w:rsidR="00B70CF7" w:rsidRPr="00157515">
        <w:rPr>
          <w:i/>
          <w:sz w:val="26"/>
          <w:szCs w:val="26"/>
          <w:lang w:val="ru-RU"/>
        </w:rPr>
        <w:t xml:space="preserve"> </w:t>
      </w:r>
      <w:r w:rsidR="00B70CF7" w:rsidRPr="00157515">
        <w:rPr>
          <w:i/>
          <w:sz w:val="26"/>
          <w:szCs w:val="26"/>
        </w:rPr>
        <w:t>nhau</w:t>
      </w:r>
      <w:r w:rsidR="00B70CF7" w:rsidRPr="00157515">
        <w:rPr>
          <w:i/>
          <w:sz w:val="26"/>
          <w:szCs w:val="26"/>
          <w:lang w:val="ru-RU"/>
        </w:rPr>
        <w:t xml:space="preserve"> </w:t>
      </w:r>
      <w:r w:rsidR="00B70CF7" w:rsidRPr="00157515">
        <w:rPr>
          <w:i/>
          <w:sz w:val="26"/>
          <w:szCs w:val="26"/>
        </w:rPr>
        <w:t>một</w:t>
      </w:r>
      <w:r w:rsidR="00B70CF7" w:rsidRPr="00157515">
        <w:rPr>
          <w:i/>
          <w:sz w:val="26"/>
          <w:szCs w:val="26"/>
          <w:lang w:val="ru-RU"/>
        </w:rPr>
        <w:t xml:space="preserve"> </w:t>
      </w:r>
      <w:r w:rsidR="00B70CF7" w:rsidRPr="00157515">
        <w:rPr>
          <w:i/>
          <w:sz w:val="26"/>
          <w:szCs w:val="26"/>
        </w:rPr>
        <w:t>dấu</w:t>
      </w:r>
      <w:r w:rsidR="00B70CF7" w:rsidRPr="00157515">
        <w:rPr>
          <w:i/>
          <w:sz w:val="26"/>
          <w:szCs w:val="26"/>
          <w:lang w:val="ru-RU"/>
        </w:rPr>
        <w:t xml:space="preserve"> </w:t>
      </w:r>
      <w:r w:rsidR="00B70CF7" w:rsidRPr="00157515">
        <w:rPr>
          <w:i/>
          <w:sz w:val="26"/>
          <w:szCs w:val="26"/>
        </w:rPr>
        <w:t>c</w:t>
      </w:r>
      <w:r w:rsidR="00B70CF7" w:rsidRPr="00157515">
        <w:rPr>
          <w:i/>
          <w:sz w:val="26"/>
          <w:szCs w:val="26"/>
          <w:lang w:val="ru-RU"/>
        </w:rPr>
        <w:t>á</w:t>
      </w:r>
      <w:r w:rsidR="00B70CF7" w:rsidRPr="00157515">
        <w:rPr>
          <w:i/>
          <w:sz w:val="26"/>
          <w:szCs w:val="26"/>
        </w:rPr>
        <w:t>ch.</w:t>
      </w:r>
    </w:p>
    <w:p w14:paraId="3CC5B733" w14:textId="77777777" w:rsidR="003C67EC" w:rsidRPr="00157515" w:rsidRDefault="003C67EC" w:rsidP="00711D21">
      <w:pPr>
        <w:spacing w:line="312" w:lineRule="auto"/>
        <w:rPr>
          <w:b/>
          <w:sz w:val="14"/>
          <w:szCs w:val="14"/>
        </w:rPr>
      </w:pPr>
    </w:p>
    <w:p w14:paraId="1E0AE5C4" w14:textId="64ADC02E" w:rsidR="000B5991" w:rsidRPr="000B5991" w:rsidRDefault="008337FB" w:rsidP="000B5991">
      <w:pPr>
        <w:spacing w:line="312" w:lineRule="auto"/>
        <w:jc w:val="both"/>
        <w:rPr>
          <w:b/>
          <w:sz w:val="26"/>
          <w:szCs w:val="26"/>
        </w:rPr>
      </w:pPr>
      <w:r w:rsidRPr="0026261F">
        <w:rPr>
          <w:b/>
          <w:sz w:val="26"/>
          <w:szCs w:val="26"/>
        </w:rPr>
        <w:t>Bài 1</w:t>
      </w:r>
      <w:r w:rsidR="00F00935" w:rsidRPr="0026261F">
        <w:rPr>
          <w:b/>
          <w:sz w:val="26"/>
          <w:szCs w:val="26"/>
        </w:rPr>
        <w:t xml:space="preserve"> (6 điểm)</w:t>
      </w:r>
      <w:r w:rsidRPr="0026261F">
        <w:rPr>
          <w:b/>
          <w:sz w:val="26"/>
          <w:szCs w:val="26"/>
        </w:rPr>
        <w:t>:</w:t>
      </w:r>
      <w:r w:rsidR="005300F6" w:rsidRPr="0026261F">
        <w:rPr>
          <w:b/>
          <w:sz w:val="26"/>
          <w:szCs w:val="26"/>
        </w:rPr>
        <w:t xml:space="preserve"> </w:t>
      </w:r>
      <w:r w:rsidR="000B5991" w:rsidRPr="0026261F">
        <w:rPr>
          <w:b/>
          <w:sz w:val="26"/>
          <w:szCs w:val="26"/>
        </w:rPr>
        <w:t>DISTANCE Khoảng cách giữa hai số</w:t>
      </w:r>
    </w:p>
    <w:p w14:paraId="231D488D" w14:textId="31867FBA" w:rsidR="000B5991" w:rsidRPr="000B5991" w:rsidRDefault="000B5991" w:rsidP="000B5991">
      <w:pPr>
        <w:spacing w:line="312" w:lineRule="auto"/>
        <w:ind w:firstLine="720"/>
        <w:jc w:val="both"/>
        <w:rPr>
          <w:sz w:val="26"/>
          <w:szCs w:val="26"/>
        </w:rPr>
      </w:pPr>
      <w:r w:rsidRPr="000B5991">
        <w:rPr>
          <w:sz w:val="26"/>
          <w:szCs w:val="26"/>
        </w:rPr>
        <w:t xml:space="preserve">Với hai chữ số </w:t>
      </w:r>
      <w:r w:rsidRPr="0003417A">
        <w:rPr>
          <w:b/>
          <w:bCs/>
          <w:i/>
          <w:iCs/>
          <w:sz w:val="26"/>
          <w:szCs w:val="26"/>
        </w:rPr>
        <w:t>x</w:t>
      </w:r>
      <w:r w:rsidRPr="000B5991">
        <w:rPr>
          <w:sz w:val="26"/>
          <w:szCs w:val="26"/>
        </w:rPr>
        <w:t xml:space="preserve"> và </w:t>
      </w:r>
      <w:r w:rsidRPr="0003417A">
        <w:rPr>
          <w:b/>
          <w:bCs/>
          <w:i/>
          <w:iCs/>
          <w:sz w:val="26"/>
          <w:szCs w:val="26"/>
        </w:rPr>
        <w:t>y</w:t>
      </w:r>
      <w:r w:rsidRPr="000B5991">
        <w:rPr>
          <w:sz w:val="26"/>
          <w:szCs w:val="26"/>
        </w:rPr>
        <w:t>, khoảng cách của chúng được định nghĩa</w:t>
      </w:r>
      <w:r w:rsidR="00187F06">
        <w:rPr>
          <w:sz w:val="26"/>
          <w:szCs w:val="26"/>
        </w:rPr>
        <w:t xml:space="preserve"> </w:t>
      </w:r>
      <w:r w:rsidRPr="000B5991">
        <w:rPr>
          <w:sz w:val="26"/>
          <w:szCs w:val="26"/>
        </w:rPr>
        <w:t xml:space="preserve">là số nguyên không âm nhỏ nhất </w:t>
      </w:r>
      <w:r w:rsidRPr="0003417A">
        <w:rPr>
          <w:b/>
          <w:bCs/>
          <w:i/>
          <w:iCs/>
          <w:sz w:val="26"/>
          <w:szCs w:val="26"/>
        </w:rPr>
        <w:t>d(x,</w:t>
      </w:r>
      <w:r w:rsidR="009028F7" w:rsidRPr="0003417A">
        <w:rPr>
          <w:b/>
          <w:bCs/>
          <w:i/>
          <w:iCs/>
          <w:sz w:val="26"/>
          <w:szCs w:val="26"/>
        </w:rPr>
        <w:t xml:space="preserve"> </w:t>
      </w:r>
      <w:r w:rsidRPr="0003417A">
        <w:rPr>
          <w:b/>
          <w:bCs/>
          <w:i/>
          <w:iCs/>
          <w:sz w:val="26"/>
          <w:szCs w:val="26"/>
        </w:rPr>
        <w:t>y)</w:t>
      </w:r>
      <w:r w:rsidRPr="000B5991">
        <w:rPr>
          <w:i/>
          <w:iCs/>
          <w:sz w:val="26"/>
          <w:szCs w:val="26"/>
        </w:rPr>
        <w:t xml:space="preserve"> </w:t>
      </w:r>
      <w:r w:rsidRPr="000B5991">
        <w:rPr>
          <w:sz w:val="26"/>
          <w:szCs w:val="26"/>
        </w:rPr>
        <w:t xml:space="preserve">mà khi cộng thêm </w:t>
      </w:r>
      <w:r w:rsidRPr="0003417A">
        <w:rPr>
          <w:b/>
          <w:bCs/>
          <w:i/>
          <w:iCs/>
          <w:sz w:val="26"/>
          <w:szCs w:val="26"/>
        </w:rPr>
        <w:t>d(x, y)</w:t>
      </w:r>
      <w:r w:rsidRPr="000B5991">
        <w:rPr>
          <w:i/>
          <w:iCs/>
          <w:sz w:val="26"/>
          <w:szCs w:val="26"/>
        </w:rPr>
        <w:t xml:space="preserve"> </w:t>
      </w:r>
      <w:r w:rsidRPr="000B5991">
        <w:rPr>
          <w:sz w:val="26"/>
          <w:szCs w:val="26"/>
        </w:rPr>
        <w:t xml:space="preserve">vào một chữ số nào đó trong hai chữ số </w:t>
      </w:r>
      <w:r w:rsidRPr="0003417A">
        <w:rPr>
          <w:b/>
          <w:bCs/>
          <w:i/>
          <w:iCs/>
          <w:sz w:val="26"/>
          <w:szCs w:val="26"/>
        </w:rPr>
        <w:t>x</w:t>
      </w:r>
      <w:r w:rsidRPr="000B5991">
        <w:rPr>
          <w:sz w:val="26"/>
          <w:szCs w:val="26"/>
        </w:rPr>
        <w:t xml:space="preserve">, </w:t>
      </w:r>
      <w:r w:rsidRPr="0003417A">
        <w:rPr>
          <w:b/>
          <w:bCs/>
          <w:i/>
          <w:iCs/>
          <w:sz w:val="26"/>
          <w:szCs w:val="26"/>
        </w:rPr>
        <w:t>y</w:t>
      </w:r>
      <w:r w:rsidRPr="000B5991">
        <w:rPr>
          <w:sz w:val="26"/>
          <w:szCs w:val="26"/>
        </w:rPr>
        <w:t xml:space="preserve"> thì kết quả nhận được là một số nguyên có chữ số hàng đơn vị trùng với chữ số còn lại. </w:t>
      </w:r>
    </w:p>
    <w:p w14:paraId="3575137A" w14:textId="77777777" w:rsidR="000B5991" w:rsidRPr="000B5991" w:rsidRDefault="000B5991" w:rsidP="000B5991">
      <w:pPr>
        <w:spacing w:line="312" w:lineRule="auto"/>
        <w:ind w:firstLine="720"/>
        <w:jc w:val="both"/>
        <w:rPr>
          <w:sz w:val="26"/>
          <w:szCs w:val="26"/>
        </w:rPr>
      </w:pPr>
      <w:r w:rsidRPr="000B5991">
        <w:rPr>
          <w:sz w:val="26"/>
          <w:szCs w:val="26"/>
        </w:rPr>
        <w:t xml:space="preserve">Ví dụ: </w:t>
      </w:r>
      <w:r w:rsidRPr="0003417A">
        <w:rPr>
          <w:b/>
          <w:bCs/>
          <w:i/>
          <w:iCs/>
          <w:sz w:val="26"/>
          <w:szCs w:val="26"/>
        </w:rPr>
        <w:t>d(2, 5) = 3</w:t>
      </w:r>
      <w:r w:rsidRPr="000B5991">
        <w:rPr>
          <w:sz w:val="26"/>
          <w:szCs w:val="26"/>
        </w:rPr>
        <w:t xml:space="preserve"> vì </w:t>
      </w:r>
      <w:r w:rsidRPr="0003417A">
        <w:rPr>
          <w:b/>
          <w:bCs/>
          <w:i/>
          <w:iCs/>
          <w:sz w:val="26"/>
          <w:szCs w:val="26"/>
        </w:rPr>
        <w:t>2 + 3 = 5</w:t>
      </w:r>
      <w:r w:rsidRPr="000B5991">
        <w:rPr>
          <w:sz w:val="26"/>
          <w:szCs w:val="26"/>
        </w:rPr>
        <w:t xml:space="preserve">, </w:t>
      </w:r>
      <w:r w:rsidRPr="0003417A">
        <w:rPr>
          <w:b/>
          <w:bCs/>
          <w:i/>
          <w:iCs/>
          <w:sz w:val="26"/>
          <w:szCs w:val="26"/>
        </w:rPr>
        <w:t>d(5, 1) = 4</w:t>
      </w:r>
      <w:r w:rsidRPr="000B5991">
        <w:rPr>
          <w:sz w:val="26"/>
          <w:szCs w:val="26"/>
        </w:rPr>
        <w:t xml:space="preserve"> vì </w:t>
      </w:r>
      <w:r w:rsidRPr="0003417A">
        <w:rPr>
          <w:b/>
          <w:bCs/>
          <w:i/>
          <w:iCs/>
          <w:sz w:val="26"/>
          <w:szCs w:val="26"/>
        </w:rPr>
        <w:t>1 + 4 = 5</w:t>
      </w:r>
      <w:r w:rsidRPr="000B5991">
        <w:rPr>
          <w:sz w:val="26"/>
          <w:szCs w:val="26"/>
        </w:rPr>
        <w:t xml:space="preserve">, còn </w:t>
      </w:r>
      <w:r w:rsidRPr="0003417A">
        <w:rPr>
          <w:b/>
          <w:bCs/>
          <w:i/>
          <w:iCs/>
          <w:sz w:val="26"/>
          <w:szCs w:val="26"/>
        </w:rPr>
        <w:t>d(1, 9) = 2</w:t>
      </w:r>
      <w:r w:rsidRPr="000B5991">
        <w:rPr>
          <w:sz w:val="26"/>
          <w:szCs w:val="26"/>
        </w:rPr>
        <w:t xml:space="preserve"> vì </w:t>
      </w:r>
      <w:r w:rsidRPr="0003417A">
        <w:rPr>
          <w:b/>
          <w:bCs/>
          <w:i/>
          <w:iCs/>
          <w:sz w:val="26"/>
          <w:szCs w:val="26"/>
        </w:rPr>
        <w:t>9 + 2 = 11</w:t>
      </w:r>
      <w:r w:rsidRPr="000B5991">
        <w:rPr>
          <w:sz w:val="26"/>
          <w:szCs w:val="26"/>
        </w:rPr>
        <w:t>.</w:t>
      </w:r>
    </w:p>
    <w:p w14:paraId="67790962" w14:textId="77777777" w:rsidR="000B5991" w:rsidRPr="000B5991" w:rsidRDefault="000B5991" w:rsidP="000B5991">
      <w:pPr>
        <w:spacing w:line="312" w:lineRule="auto"/>
        <w:ind w:firstLine="720"/>
        <w:jc w:val="both"/>
        <w:rPr>
          <w:sz w:val="26"/>
          <w:szCs w:val="26"/>
        </w:rPr>
      </w:pPr>
      <w:r w:rsidRPr="000B5991">
        <w:rPr>
          <w:sz w:val="26"/>
          <w:szCs w:val="26"/>
        </w:rPr>
        <w:t xml:space="preserve">Với hai số nguyên dương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số lượng chữ số, khoảng cách </w:t>
      </w:r>
      <w:r w:rsidRPr="0003417A">
        <w:rPr>
          <w:b/>
          <w:bCs/>
          <w:i/>
          <w:iCs/>
          <w:sz w:val="26"/>
          <w:szCs w:val="26"/>
        </w:rPr>
        <w:t>d(X, Y)</w:t>
      </w:r>
      <w:r w:rsidRPr="000B5991">
        <w:rPr>
          <w:sz w:val="26"/>
          <w:szCs w:val="26"/>
        </w:rPr>
        <w:t xml:space="preserve"> giữa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là tổng khoảng cách giữa các cặp chữ số cùng hàng tương ứng.</w:t>
      </w:r>
    </w:p>
    <w:p w14:paraId="2969DB2E" w14:textId="7A3F0217" w:rsidR="000B5991" w:rsidRPr="0003417A" w:rsidRDefault="000B5991" w:rsidP="000B5991">
      <w:pPr>
        <w:spacing w:line="312" w:lineRule="auto"/>
        <w:ind w:firstLine="720"/>
        <w:jc w:val="both"/>
        <w:rPr>
          <w:sz w:val="26"/>
          <w:szCs w:val="26"/>
        </w:rPr>
      </w:pPr>
      <w:r w:rsidRPr="000B5991">
        <w:rPr>
          <w:sz w:val="26"/>
          <w:szCs w:val="26"/>
        </w:rPr>
        <w:t>V</w:t>
      </w:r>
      <w:r w:rsidR="009028F7">
        <w:rPr>
          <w:sz w:val="26"/>
          <w:szCs w:val="26"/>
        </w:rPr>
        <w:t>í</w:t>
      </w:r>
      <w:r w:rsidRPr="000B5991">
        <w:rPr>
          <w:sz w:val="26"/>
          <w:szCs w:val="26"/>
        </w:rPr>
        <w:t xml:space="preserve"> dụ </w:t>
      </w:r>
      <w:r w:rsidRPr="0003417A">
        <w:rPr>
          <w:b/>
          <w:bCs/>
          <w:i/>
          <w:iCs/>
          <w:sz w:val="26"/>
          <w:szCs w:val="26"/>
        </w:rPr>
        <w:t>d(213, 419) = d(2, 4) + d(1, 1) + d(3, 9) = 2 + 0 + 4 = 6</w:t>
      </w:r>
      <w:r w:rsidR="0003417A">
        <w:rPr>
          <w:sz w:val="26"/>
          <w:szCs w:val="26"/>
        </w:rPr>
        <w:t>.</w:t>
      </w:r>
    </w:p>
    <w:p w14:paraId="5D0A40BC" w14:textId="11DAD326" w:rsidR="000B5991" w:rsidRPr="000B5991" w:rsidRDefault="000B5991" w:rsidP="000B5991">
      <w:pPr>
        <w:spacing w:line="312" w:lineRule="auto"/>
        <w:ind w:firstLine="720"/>
        <w:jc w:val="both"/>
        <w:rPr>
          <w:sz w:val="26"/>
          <w:szCs w:val="26"/>
        </w:rPr>
      </w:pPr>
      <w:r w:rsidRPr="000B5991">
        <w:rPr>
          <w:sz w:val="26"/>
          <w:szCs w:val="26"/>
        </w:rPr>
        <w:t xml:space="preserve">Cho hai số </w:t>
      </w:r>
      <w:r w:rsidRPr="004B432E">
        <w:rPr>
          <w:b/>
          <w:bCs/>
          <w:i/>
          <w:iCs/>
          <w:sz w:val="26"/>
          <w:szCs w:val="26"/>
        </w:rPr>
        <w:t>X</w:t>
      </w:r>
      <w:r w:rsidRPr="000B5991">
        <w:rPr>
          <w:sz w:val="26"/>
          <w:szCs w:val="26"/>
        </w:rPr>
        <w:t xml:space="preserve"> và </w:t>
      </w:r>
      <w:r w:rsidRPr="004B432E">
        <w:rPr>
          <w:b/>
          <w:bCs/>
          <w:i/>
          <w:iCs/>
          <w:sz w:val="26"/>
          <w:szCs w:val="26"/>
        </w:rPr>
        <w:t>Y</w:t>
      </w:r>
      <w:r w:rsidRPr="000B5991">
        <w:rPr>
          <w:sz w:val="26"/>
          <w:szCs w:val="26"/>
        </w:rPr>
        <w:t xml:space="preserve"> có cùng lượng chữ số </w:t>
      </w:r>
      <w:r w:rsidRPr="004B432E">
        <w:rPr>
          <w:b/>
          <w:bCs/>
          <w:i/>
          <w:iCs/>
          <w:sz w:val="26"/>
          <w:szCs w:val="26"/>
        </w:rPr>
        <w:t>N (0 &lt; N ≤ 1</w:t>
      </w:r>
      <w:r w:rsidR="00844586" w:rsidRPr="004B432E">
        <w:rPr>
          <w:b/>
          <w:bCs/>
          <w:i/>
          <w:iCs/>
          <w:sz w:val="26"/>
          <w:szCs w:val="26"/>
        </w:rPr>
        <w:t>5</w:t>
      </w:r>
      <w:r w:rsidRPr="004B432E">
        <w:rPr>
          <w:b/>
          <w:bCs/>
          <w:i/>
          <w:iCs/>
          <w:sz w:val="26"/>
          <w:szCs w:val="26"/>
        </w:rPr>
        <w:t>0)</w:t>
      </w:r>
      <w:r w:rsidRPr="000B5991">
        <w:rPr>
          <w:sz w:val="26"/>
          <w:szCs w:val="26"/>
        </w:rPr>
        <w:t xml:space="preserve">, hãy tìm khoảng cách </w:t>
      </w:r>
      <w:r w:rsidRPr="004B432E">
        <w:rPr>
          <w:b/>
          <w:bCs/>
          <w:i/>
          <w:iCs/>
          <w:sz w:val="26"/>
          <w:szCs w:val="26"/>
        </w:rPr>
        <w:t>d(X, Y)</w:t>
      </w:r>
      <w:r w:rsidRPr="000B5991">
        <w:rPr>
          <w:sz w:val="26"/>
          <w:szCs w:val="26"/>
        </w:rPr>
        <w:t>.</w:t>
      </w:r>
    </w:p>
    <w:p w14:paraId="0F56F6D6" w14:textId="129940AF" w:rsidR="0085648C" w:rsidRDefault="0085648C" w:rsidP="0085648C">
      <w:pPr>
        <w:spacing w:line="312" w:lineRule="auto"/>
        <w:jc w:val="both"/>
        <w:rPr>
          <w:sz w:val="26"/>
          <w:szCs w:val="26"/>
        </w:rPr>
      </w:pPr>
      <w:r w:rsidRPr="00157515">
        <w:rPr>
          <w:b/>
          <w:bCs/>
          <w:sz w:val="26"/>
          <w:szCs w:val="26"/>
        </w:rPr>
        <w:t xml:space="preserve">Dữ liệu: </w:t>
      </w:r>
      <w:r w:rsidRPr="00157515">
        <w:rPr>
          <w:sz w:val="26"/>
          <w:szCs w:val="26"/>
        </w:rPr>
        <w:t>Vào</w:t>
      </w:r>
      <w:r>
        <w:rPr>
          <w:sz w:val="26"/>
          <w:szCs w:val="26"/>
        </w:rPr>
        <w:t xml:space="preserve"> từ</w:t>
      </w:r>
      <w:r w:rsidRPr="00157515">
        <w:rPr>
          <w:sz w:val="26"/>
          <w:szCs w:val="26"/>
        </w:rPr>
        <w:t xml:space="preserve"> file </w:t>
      </w:r>
      <w:r>
        <w:rPr>
          <w:b/>
          <w:bCs/>
          <w:sz w:val="26"/>
          <w:szCs w:val="26"/>
        </w:rPr>
        <w:t>DISTANCE</w:t>
      </w:r>
      <w:r w:rsidRPr="00157515">
        <w:rPr>
          <w:b/>
          <w:bCs/>
          <w:sz w:val="26"/>
          <w:szCs w:val="26"/>
        </w:rPr>
        <w:t xml:space="preserve">.INP </w:t>
      </w:r>
      <w:r w:rsidRPr="00157515">
        <w:rPr>
          <w:sz w:val="26"/>
          <w:szCs w:val="26"/>
        </w:rPr>
        <w:t>gồm:</w:t>
      </w:r>
    </w:p>
    <w:p w14:paraId="7256CE46" w14:textId="2F258BE6"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đầu chứa số </w:t>
      </w:r>
      <w:r w:rsidR="000B5991" w:rsidRPr="004B432E">
        <w:rPr>
          <w:rFonts w:ascii="Times New Roman" w:hAnsi="Times New Roman"/>
          <w:b/>
          <w:bCs/>
          <w:i/>
          <w:iCs/>
          <w:sz w:val="26"/>
          <w:szCs w:val="26"/>
        </w:rPr>
        <w:t>X</w:t>
      </w:r>
      <w:r w:rsidR="00FD373C">
        <w:rPr>
          <w:rFonts w:ascii="Times New Roman" w:hAnsi="Times New Roman"/>
          <w:sz w:val="26"/>
          <w:szCs w:val="26"/>
        </w:rPr>
        <w:t>.</w:t>
      </w:r>
    </w:p>
    <w:p w14:paraId="073454D6" w14:textId="578991A5" w:rsidR="000B5991" w:rsidRPr="00726CF0" w:rsidRDefault="0085648C" w:rsidP="00726CF0">
      <w:pPr>
        <w:pStyle w:val="ListParagraph"/>
        <w:numPr>
          <w:ilvl w:val="0"/>
          <w:numId w:val="24"/>
        </w:numPr>
        <w:spacing w:line="312" w:lineRule="auto"/>
        <w:jc w:val="both"/>
        <w:rPr>
          <w:rFonts w:ascii="Times New Roman" w:hAnsi="Times New Roman"/>
          <w:sz w:val="26"/>
          <w:szCs w:val="26"/>
        </w:rPr>
      </w:pPr>
      <w:r w:rsidRPr="00726CF0">
        <w:rPr>
          <w:rFonts w:ascii="Times New Roman" w:hAnsi="Times New Roman"/>
          <w:sz w:val="26"/>
          <w:szCs w:val="26"/>
        </w:rPr>
        <w:t>D</w:t>
      </w:r>
      <w:r w:rsidR="000B5991" w:rsidRPr="00726CF0">
        <w:rPr>
          <w:rFonts w:ascii="Times New Roman" w:hAnsi="Times New Roman"/>
          <w:sz w:val="26"/>
          <w:szCs w:val="26"/>
        </w:rPr>
        <w:t xml:space="preserve">òng thứ hai chứa số </w:t>
      </w:r>
      <w:r w:rsidR="000B5991" w:rsidRPr="004B432E">
        <w:rPr>
          <w:rFonts w:ascii="Times New Roman" w:hAnsi="Times New Roman"/>
          <w:b/>
          <w:bCs/>
          <w:i/>
          <w:iCs/>
          <w:sz w:val="26"/>
          <w:szCs w:val="26"/>
        </w:rPr>
        <w:t>Y</w:t>
      </w:r>
      <w:r w:rsidR="000B5991" w:rsidRPr="00726CF0">
        <w:rPr>
          <w:rFonts w:ascii="Times New Roman" w:hAnsi="Times New Roman"/>
          <w:sz w:val="26"/>
          <w:szCs w:val="26"/>
        </w:rPr>
        <w:t xml:space="preserve"> thỏa mãn </w:t>
      </w:r>
      <w:r w:rsidR="00534B85">
        <w:rPr>
          <w:rFonts w:ascii="Times New Roman" w:hAnsi="Times New Roman"/>
          <w:sz w:val="26"/>
          <w:szCs w:val="26"/>
        </w:rPr>
        <w:t>r</w:t>
      </w:r>
      <w:r w:rsidR="000B5991" w:rsidRPr="00726CF0">
        <w:rPr>
          <w:rFonts w:ascii="Times New Roman" w:hAnsi="Times New Roman"/>
          <w:sz w:val="26"/>
          <w:szCs w:val="26"/>
        </w:rPr>
        <w:t>àng buộc của bài toán.</w:t>
      </w:r>
    </w:p>
    <w:p w14:paraId="3C47977F" w14:textId="3554D2B8" w:rsidR="00983563" w:rsidRPr="00157515" w:rsidRDefault="000B5991" w:rsidP="0085648C">
      <w:pPr>
        <w:spacing w:line="312" w:lineRule="auto"/>
        <w:jc w:val="both"/>
        <w:rPr>
          <w:sz w:val="26"/>
          <w:szCs w:val="26"/>
        </w:rPr>
      </w:pPr>
      <w:r w:rsidRPr="0085648C">
        <w:rPr>
          <w:b/>
          <w:bCs/>
          <w:sz w:val="26"/>
          <w:szCs w:val="26"/>
        </w:rPr>
        <w:t>Kết quả:</w:t>
      </w:r>
      <w:r w:rsidR="00726CF0">
        <w:rPr>
          <w:b/>
          <w:bCs/>
          <w:sz w:val="26"/>
          <w:szCs w:val="26"/>
        </w:rPr>
        <w:t xml:space="preserve"> </w:t>
      </w:r>
      <w:r w:rsidR="00726CF0" w:rsidRPr="00726CF0">
        <w:rPr>
          <w:color w:val="000000"/>
          <w:sz w:val="26"/>
          <w:szCs w:val="26"/>
          <w:lang w:val="vi-VN"/>
        </w:rPr>
        <w:t>Ghi ra file văn bản</w:t>
      </w:r>
      <w:r w:rsidR="00726CF0" w:rsidRPr="00726CF0">
        <w:rPr>
          <w:color w:val="000000"/>
          <w:sz w:val="26"/>
          <w:szCs w:val="26"/>
        </w:rPr>
        <w:t xml:space="preserve"> </w:t>
      </w:r>
      <w:r w:rsidR="00726CF0">
        <w:rPr>
          <w:b/>
          <w:bCs/>
          <w:sz w:val="26"/>
          <w:szCs w:val="26"/>
        </w:rPr>
        <w:t>DISTANCE</w:t>
      </w:r>
      <w:r w:rsidR="00726CF0" w:rsidRPr="00726CF0">
        <w:rPr>
          <w:b/>
          <w:bCs/>
          <w:sz w:val="26"/>
          <w:szCs w:val="26"/>
        </w:rPr>
        <w:t>.OUT</w:t>
      </w:r>
      <w:r w:rsidRPr="000B5991">
        <w:rPr>
          <w:sz w:val="26"/>
          <w:szCs w:val="26"/>
        </w:rPr>
        <w:t xml:space="preserve"> một số nguyên là kết quả </w:t>
      </w:r>
      <w:r w:rsidRPr="0003417A">
        <w:rPr>
          <w:b/>
          <w:bCs/>
          <w:i/>
          <w:iCs/>
          <w:sz w:val="26"/>
          <w:szCs w:val="26"/>
        </w:rPr>
        <w:t>d(X, Y)</w:t>
      </w:r>
      <w:r w:rsidRPr="000B5991">
        <w:rPr>
          <w:sz w:val="26"/>
          <w:szCs w:val="26"/>
        </w:rPr>
        <w:t xml:space="preserve"> tìm được.</w:t>
      </w:r>
    </w:p>
    <w:p w14:paraId="218BB616" w14:textId="77777777" w:rsidR="00983563" w:rsidRPr="00157515" w:rsidRDefault="00983563" w:rsidP="00983563">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983563" w:rsidRPr="00157515" w14:paraId="5C41B319" w14:textId="77777777">
        <w:trPr>
          <w:jc w:val="center"/>
        </w:trPr>
        <w:tc>
          <w:tcPr>
            <w:tcW w:w="2835" w:type="dxa"/>
          </w:tcPr>
          <w:p w14:paraId="07D52BDC" w14:textId="1510FA8B" w:rsidR="00983563" w:rsidRPr="00157515" w:rsidRDefault="009028F7">
            <w:pPr>
              <w:spacing w:line="312" w:lineRule="auto"/>
              <w:jc w:val="center"/>
              <w:rPr>
                <w:b/>
                <w:sz w:val="26"/>
                <w:szCs w:val="26"/>
              </w:rPr>
            </w:pPr>
            <w:r>
              <w:rPr>
                <w:b/>
                <w:sz w:val="26"/>
                <w:szCs w:val="26"/>
              </w:rPr>
              <w:t>DISTANCE</w:t>
            </w:r>
            <w:r w:rsidR="00983563" w:rsidRPr="00157515">
              <w:rPr>
                <w:b/>
                <w:sz w:val="26"/>
                <w:szCs w:val="26"/>
              </w:rPr>
              <w:t>.INP</w:t>
            </w:r>
          </w:p>
        </w:tc>
        <w:tc>
          <w:tcPr>
            <w:tcW w:w="2835" w:type="dxa"/>
          </w:tcPr>
          <w:p w14:paraId="18003D70" w14:textId="0BB762E8" w:rsidR="00983563" w:rsidRPr="00157515" w:rsidRDefault="009028F7">
            <w:pPr>
              <w:spacing w:line="312" w:lineRule="auto"/>
              <w:jc w:val="center"/>
              <w:rPr>
                <w:b/>
                <w:sz w:val="26"/>
                <w:szCs w:val="26"/>
              </w:rPr>
            </w:pPr>
            <w:r>
              <w:rPr>
                <w:b/>
                <w:sz w:val="26"/>
                <w:szCs w:val="26"/>
              </w:rPr>
              <w:t>DISTANCE</w:t>
            </w:r>
            <w:r w:rsidR="00983563" w:rsidRPr="00157515">
              <w:rPr>
                <w:b/>
                <w:sz w:val="26"/>
                <w:szCs w:val="26"/>
              </w:rPr>
              <w:t>.OUT</w:t>
            </w:r>
          </w:p>
        </w:tc>
      </w:tr>
      <w:tr w:rsidR="00983563" w:rsidRPr="00157515" w14:paraId="567C869E" w14:textId="77777777">
        <w:trPr>
          <w:jc w:val="center"/>
        </w:trPr>
        <w:tc>
          <w:tcPr>
            <w:tcW w:w="2835" w:type="dxa"/>
          </w:tcPr>
          <w:p w14:paraId="33C17782" w14:textId="77777777" w:rsidR="00983563" w:rsidRDefault="009028F7">
            <w:pPr>
              <w:spacing w:line="312" w:lineRule="auto"/>
              <w:jc w:val="both"/>
              <w:rPr>
                <w:sz w:val="26"/>
                <w:szCs w:val="26"/>
              </w:rPr>
            </w:pPr>
            <w:r>
              <w:rPr>
                <w:sz w:val="26"/>
                <w:szCs w:val="26"/>
              </w:rPr>
              <w:t>213</w:t>
            </w:r>
          </w:p>
          <w:p w14:paraId="67CE2C83" w14:textId="0EDC90E3" w:rsidR="009028F7" w:rsidRPr="00157515" w:rsidRDefault="009028F7">
            <w:pPr>
              <w:spacing w:line="312" w:lineRule="auto"/>
              <w:jc w:val="both"/>
              <w:rPr>
                <w:sz w:val="26"/>
                <w:szCs w:val="26"/>
              </w:rPr>
            </w:pPr>
            <w:r>
              <w:rPr>
                <w:sz w:val="26"/>
                <w:szCs w:val="26"/>
              </w:rPr>
              <w:t>419</w:t>
            </w:r>
          </w:p>
        </w:tc>
        <w:tc>
          <w:tcPr>
            <w:tcW w:w="2835" w:type="dxa"/>
          </w:tcPr>
          <w:p w14:paraId="6B8E8B22" w14:textId="5D1DF996" w:rsidR="00983563" w:rsidRPr="00157515" w:rsidRDefault="009028F7">
            <w:pPr>
              <w:spacing w:line="312" w:lineRule="auto"/>
              <w:jc w:val="both"/>
              <w:rPr>
                <w:sz w:val="26"/>
                <w:szCs w:val="26"/>
              </w:rPr>
            </w:pPr>
            <w:r>
              <w:rPr>
                <w:sz w:val="26"/>
                <w:szCs w:val="26"/>
              </w:rPr>
              <w:t>6</w:t>
            </w:r>
          </w:p>
        </w:tc>
      </w:tr>
    </w:tbl>
    <w:p w14:paraId="7968FCCE" w14:textId="1402F401" w:rsidR="007A60D1" w:rsidRPr="00157515" w:rsidRDefault="007A60D1" w:rsidP="007A60D1">
      <w:pPr>
        <w:spacing w:line="312" w:lineRule="auto"/>
        <w:jc w:val="both"/>
        <w:rPr>
          <w:bCs/>
          <w:sz w:val="26"/>
          <w:szCs w:val="26"/>
        </w:rPr>
      </w:pPr>
      <w:r w:rsidRPr="00157515">
        <w:rPr>
          <w:bCs/>
          <w:sz w:val="26"/>
          <w:szCs w:val="26"/>
        </w:rPr>
        <w:t xml:space="preserve">• </w:t>
      </w:r>
      <w:r w:rsidRPr="004B432E">
        <w:rPr>
          <w:bCs/>
          <w:i/>
          <w:iCs/>
          <w:sz w:val="26"/>
          <w:szCs w:val="26"/>
        </w:rPr>
        <w:t>Subtask 1 (</w:t>
      </w:r>
      <w:del w:id="0" w:author="Mon Hoàng Đức" w:date="2025-11-29T11:16:00Z" w16du:dateUtc="2025-11-29T04:16:00Z">
        <w:r w:rsidR="009028F7" w:rsidRPr="004B432E" w:rsidDel="008C2E7F">
          <w:rPr>
            <w:bCs/>
            <w:i/>
            <w:iCs/>
            <w:sz w:val="26"/>
            <w:szCs w:val="26"/>
          </w:rPr>
          <w:delText>2</w:delText>
        </w:r>
        <w:r w:rsidR="00644806" w:rsidRPr="004B432E" w:rsidDel="008C2E7F">
          <w:rPr>
            <w:bCs/>
            <w:i/>
            <w:iCs/>
            <w:sz w:val="26"/>
            <w:szCs w:val="26"/>
          </w:rPr>
          <w:delText>0</w:delText>
        </w:r>
      </w:del>
      <w:ins w:id="1" w:author="Mon Hoàng Đức" w:date="2025-11-29T11:16:00Z" w16du:dateUtc="2025-11-29T04:16:00Z">
        <w:r w:rsidR="008C2E7F">
          <w:rPr>
            <w:bCs/>
            <w:i/>
            <w:iCs/>
            <w:sz w:val="26"/>
            <w:szCs w:val="26"/>
          </w:rPr>
          <w:t>30</w:t>
        </w:r>
      </w:ins>
      <w:r w:rsidRPr="004B432E">
        <w:rPr>
          <w:bCs/>
          <w:i/>
          <w:iCs/>
          <w:sz w:val="26"/>
          <w:szCs w:val="26"/>
        </w:rPr>
        <w:t>% số test)</w:t>
      </w:r>
      <w:r w:rsidRPr="00157515">
        <w:rPr>
          <w:bCs/>
          <w:sz w:val="26"/>
          <w:szCs w:val="26"/>
        </w:rPr>
        <w:t xml:space="preserve">: </w:t>
      </w:r>
      <w:r w:rsidR="009028F7" w:rsidRPr="0003417A">
        <w:rPr>
          <w:b/>
          <w:sz w:val="26"/>
          <w:szCs w:val="26"/>
        </w:rPr>
        <w:t xml:space="preserve">1 </w:t>
      </w:r>
      <w:r w:rsidR="009028F7" w:rsidRPr="0003417A">
        <w:rPr>
          <w:b/>
          <w:i/>
          <w:iCs/>
          <w:sz w:val="26"/>
          <w:szCs w:val="26"/>
        </w:rPr>
        <w:t>≤</w:t>
      </w:r>
      <w:r w:rsidR="009028F7" w:rsidRPr="0003417A">
        <w:rPr>
          <w:b/>
          <w:sz w:val="26"/>
          <w:szCs w:val="26"/>
        </w:rPr>
        <w:t xml:space="preserve"> </w:t>
      </w:r>
      <w:r w:rsidR="009028F7" w:rsidRPr="0003417A">
        <w:rPr>
          <w:b/>
          <w:i/>
          <w:iCs/>
          <w:sz w:val="26"/>
          <w:szCs w:val="26"/>
        </w:rPr>
        <w:t>N</w:t>
      </w:r>
      <w:r w:rsidRPr="0003417A">
        <w:rPr>
          <w:b/>
          <w:i/>
          <w:iCs/>
          <w:sz w:val="26"/>
          <w:szCs w:val="26"/>
        </w:rPr>
        <w:t xml:space="preserve"> ≤ </w:t>
      </w:r>
      <w:r w:rsidR="009028F7" w:rsidRPr="0003417A">
        <w:rPr>
          <w:b/>
          <w:i/>
          <w:iCs/>
          <w:sz w:val="26"/>
          <w:szCs w:val="26"/>
        </w:rPr>
        <w:t>9</w:t>
      </w:r>
    </w:p>
    <w:p w14:paraId="04A346A3" w14:textId="73C927F4" w:rsidR="009028F7" w:rsidRDefault="007A60D1" w:rsidP="007A60D1">
      <w:pPr>
        <w:spacing w:line="312" w:lineRule="auto"/>
        <w:rPr>
          <w:bCs/>
          <w:sz w:val="26"/>
          <w:szCs w:val="26"/>
        </w:rPr>
      </w:pPr>
      <w:r w:rsidRPr="00157515">
        <w:rPr>
          <w:bCs/>
          <w:sz w:val="26"/>
          <w:szCs w:val="26"/>
        </w:rPr>
        <w:t xml:space="preserve">• </w:t>
      </w:r>
      <w:r w:rsidRPr="004B432E">
        <w:rPr>
          <w:bCs/>
          <w:i/>
          <w:iCs/>
          <w:sz w:val="26"/>
          <w:szCs w:val="26"/>
        </w:rPr>
        <w:t>Subtask 2 (</w:t>
      </w:r>
      <w:r w:rsidR="00644806" w:rsidRPr="004B432E">
        <w:rPr>
          <w:bCs/>
          <w:i/>
          <w:iCs/>
          <w:sz w:val="26"/>
          <w:szCs w:val="26"/>
        </w:rPr>
        <w:t>40</w:t>
      </w:r>
      <w:r w:rsidRPr="004B432E">
        <w:rPr>
          <w:bCs/>
          <w:i/>
          <w:iCs/>
          <w:sz w:val="26"/>
          <w:szCs w:val="26"/>
        </w:rPr>
        <w:t>% số test)</w:t>
      </w:r>
      <w:r w:rsidRPr="00157515">
        <w:rPr>
          <w:bCs/>
          <w:sz w:val="26"/>
          <w:szCs w:val="26"/>
        </w:rPr>
        <w:t xml:space="preserve">: </w:t>
      </w:r>
      <w:r w:rsidR="009028F7" w:rsidRPr="0003417A">
        <w:rPr>
          <w:b/>
          <w:sz w:val="26"/>
          <w:szCs w:val="26"/>
        </w:rPr>
        <w:t xml:space="preserve">10 </w:t>
      </w:r>
      <w:r w:rsidR="009028F7" w:rsidRPr="0003417A">
        <w:rPr>
          <w:b/>
          <w:i/>
          <w:iCs/>
          <w:sz w:val="26"/>
          <w:szCs w:val="26"/>
        </w:rPr>
        <w:t>≤</w:t>
      </w:r>
      <w:r w:rsidR="009028F7" w:rsidRPr="0003417A">
        <w:rPr>
          <w:b/>
          <w:sz w:val="26"/>
          <w:szCs w:val="26"/>
        </w:rPr>
        <w:t xml:space="preserve"> </w:t>
      </w:r>
      <w:r w:rsidR="009028F7" w:rsidRPr="0003417A">
        <w:rPr>
          <w:b/>
          <w:i/>
          <w:iCs/>
          <w:sz w:val="26"/>
          <w:szCs w:val="26"/>
        </w:rPr>
        <w:t>N ≤ 18</w:t>
      </w:r>
    </w:p>
    <w:p w14:paraId="64BB58A4" w14:textId="64F3C484" w:rsidR="0085648C" w:rsidRDefault="009028F7" w:rsidP="00726CF0">
      <w:pPr>
        <w:spacing w:line="312" w:lineRule="auto"/>
        <w:rPr>
          <w:bCs/>
          <w:sz w:val="26"/>
          <w:szCs w:val="26"/>
        </w:rPr>
      </w:pPr>
      <w:r w:rsidRPr="00157515">
        <w:rPr>
          <w:bCs/>
          <w:sz w:val="26"/>
          <w:szCs w:val="26"/>
        </w:rPr>
        <w:t xml:space="preserve">• </w:t>
      </w:r>
      <w:r w:rsidRPr="004B432E">
        <w:rPr>
          <w:bCs/>
          <w:i/>
          <w:iCs/>
          <w:sz w:val="26"/>
          <w:szCs w:val="26"/>
        </w:rPr>
        <w:t>Subtask 3 (</w:t>
      </w:r>
      <w:ins w:id="2" w:author="Mon Hoàng Đức" w:date="2025-11-29T11:16:00Z" w16du:dateUtc="2025-11-29T04:16:00Z">
        <w:r w:rsidR="008C2E7F">
          <w:rPr>
            <w:bCs/>
            <w:i/>
            <w:iCs/>
            <w:sz w:val="26"/>
            <w:szCs w:val="26"/>
          </w:rPr>
          <w:t>30</w:t>
        </w:r>
      </w:ins>
      <w:del w:id="3" w:author="Mon Hoàng Đức" w:date="2025-11-29T11:16:00Z" w16du:dateUtc="2025-11-29T04:16:00Z">
        <w:r w:rsidR="00644806" w:rsidRPr="004B432E" w:rsidDel="008C2E7F">
          <w:rPr>
            <w:bCs/>
            <w:i/>
            <w:iCs/>
            <w:sz w:val="26"/>
            <w:szCs w:val="26"/>
          </w:rPr>
          <w:delText>40</w:delText>
        </w:r>
      </w:del>
      <w:r w:rsidRPr="004B432E">
        <w:rPr>
          <w:bCs/>
          <w:i/>
          <w:iCs/>
          <w:sz w:val="26"/>
          <w:szCs w:val="26"/>
        </w:rPr>
        <w:t>% số test)</w:t>
      </w:r>
      <w:r w:rsidRPr="00157515">
        <w:rPr>
          <w:bCs/>
          <w:sz w:val="26"/>
          <w:szCs w:val="26"/>
        </w:rPr>
        <w:t>: Không có giới hạn gì thêm</w:t>
      </w:r>
      <w:r>
        <w:rPr>
          <w:bCs/>
          <w:sz w:val="26"/>
          <w:szCs w:val="26"/>
        </w:rPr>
        <w:t>.</w:t>
      </w:r>
    </w:p>
    <w:p w14:paraId="4676841C" w14:textId="77777777" w:rsidR="00B967E0" w:rsidRPr="00B967E0" w:rsidRDefault="00B967E0" w:rsidP="00726CF0">
      <w:pPr>
        <w:spacing w:line="312" w:lineRule="auto"/>
        <w:rPr>
          <w:bCs/>
          <w:sz w:val="18"/>
          <w:szCs w:val="18"/>
        </w:rPr>
      </w:pPr>
    </w:p>
    <w:p w14:paraId="73F4BD70" w14:textId="7C4796E3" w:rsidR="009C3B41" w:rsidRPr="00157515" w:rsidRDefault="00B7188D" w:rsidP="00983563">
      <w:pPr>
        <w:spacing w:line="312" w:lineRule="auto"/>
        <w:jc w:val="both"/>
        <w:rPr>
          <w:b/>
          <w:bCs/>
          <w:sz w:val="26"/>
          <w:szCs w:val="26"/>
        </w:rPr>
      </w:pPr>
      <w:r w:rsidRPr="00157515">
        <w:rPr>
          <w:b/>
          <w:sz w:val="26"/>
          <w:szCs w:val="26"/>
        </w:rPr>
        <w:t>Bài 2</w:t>
      </w:r>
      <w:r w:rsidR="00F00935" w:rsidRPr="00157515">
        <w:rPr>
          <w:b/>
          <w:sz w:val="26"/>
          <w:szCs w:val="26"/>
        </w:rPr>
        <w:t xml:space="preserve"> </w:t>
      </w:r>
      <w:r w:rsidRPr="00157515">
        <w:rPr>
          <w:b/>
          <w:sz w:val="26"/>
          <w:szCs w:val="26"/>
        </w:rPr>
        <w:t>(5</w:t>
      </w:r>
      <w:r w:rsidR="00F00935" w:rsidRPr="00157515">
        <w:rPr>
          <w:b/>
          <w:sz w:val="26"/>
          <w:szCs w:val="26"/>
        </w:rPr>
        <w:t xml:space="preserve"> </w:t>
      </w:r>
      <w:r w:rsidRPr="00157515">
        <w:rPr>
          <w:b/>
          <w:sz w:val="26"/>
          <w:szCs w:val="26"/>
        </w:rPr>
        <w:t>đ</w:t>
      </w:r>
      <w:r w:rsidR="00F00935" w:rsidRPr="00157515">
        <w:rPr>
          <w:b/>
          <w:sz w:val="26"/>
          <w:szCs w:val="26"/>
        </w:rPr>
        <w:t>iểm</w:t>
      </w:r>
      <w:r w:rsidRPr="00157515">
        <w:rPr>
          <w:b/>
          <w:sz w:val="26"/>
          <w:szCs w:val="26"/>
        </w:rPr>
        <w:t>)</w:t>
      </w:r>
      <w:r w:rsidR="00F00935" w:rsidRPr="00157515">
        <w:rPr>
          <w:b/>
          <w:sz w:val="26"/>
          <w:szCs w:val="26"/>
        </w:rPr>
        <w:t xml:space="preserve">: </w:t>
      </w:r>
      <w:r w:rsidRPr="00157515">
        <w:rPr>
          <w:b/>
          <w:sz w:val="26"/>
          <w:szCs w:val="26"/>
        </w:rPr>
        <w:t xml:space="preserve"> </w:t>
      </w:r>
      <w:r w:rsidR="00234FBC">
        <w:rPr>
          <w:b/>
          <w:bCs/>
          <w:sz w:val="26"/>
          <w:szCs w:val="26"/>
        </w:rPr>
        <w:t>MEXARRAY</w:t>
      </w:r>
    </w:p>
    <w:p w14:paraId="6C604F82" w14:textId="75E660D8" w:rsidR="0085648C" w:rsidRPr="001C45A9" w:rsidRDefault="00234FBC" w:rsidP="0085648C">
      <w:pPr>
        <w:spacing w:line="312" w:lineRule="auto"/>
        <w:ind w:firstLine="720"/>
        <w:jc w:val="both"/>
        <w:rPr>
          <w:sz w:val="26"/>
          <w:szCs w:val="26"/>
        </w:rPr>
      </w:pPr>
      <w:r w:rsidRPr="001C45A9">
        <w:rPr>
          <w:sz w:val="26"/>
          <w:szCs w:val="26"/>
        </w:rPr>
        <w:t xml:space="preserve">Cho ba số nguyên dương </w:t>
      </w:r>
      <w:r w:rsidRPr="004B432E">
        <w:rPr>
          <w:b/>
          <w:bCs/>
          <w:i/>
          <w:iCs/>
          <w:sz w:val="26"/>
          <w:szCs w:val="26"/>
        </w:rPr>
        <w:t>n</w:t>
      </w:r>
      <w:r w:rsidRPr="001C45A9">
        <w:rPr>
          <w:sz w:val="26"/>
          <w:szCs w:val="26"/>
        </w:rPr>
        <w:t xml:space="preserve">, </w:t>
      </w:r>
      <w:r w:rsidRPr="004B432E">
        <w:rPr>
          <w:b/>
          <w:bCs/>
          <w:i/>
          <w:iCs/>
          <w:sz w:val="26"/>
          <w:szCs w:val="26"/>
        </w:rPr>
        <w:t>k</w:t>
      </w:r>
      <w:r w:rsidRPr="001C45A9">
        <w:rPr>
          <w:sz w:val="26"/>
          <w:szCs w:val="26"/>
        </w:rPr>
        <w:t xml:space="preserve">, và </w:t>
      </w:r>
      <w:r w:rsidRPr="004B432E">
        <w:rPr>
          <w:b/>
          <w:bCs/>
          <w:i/>
          <w:iCs/>
          <w:sz w:val="26"/>
          <w:szCs w:val="26"/>
        </w:rPr>
        <w:t>q</w:t>
      </w:r>
      <w:r w:rsidRPr="001C45A9">
        <w:rPr>
          <w:sz w:val="26"/>
          <w:szCs w:val="26"/>
        </w:rPr>
        <w:t xml:space="preserve">. Bạn được cung cấp </w:t>
      </w:r>
      <w:r w:rsidRPr="004B432E">
        <w:rPr>
          <w:b/>
          <w:bCs/>
          <w:i/>
          <w:iCs/>
          <w:sz w:val="26"/>
          <w:szCs w:val="26"/>
        </w:rPr>
        <w:t>q</w:t>
      </w:r>
      <w:r w:rsidRPr="001C45A9">
        <w:rPr>
          <w:sz w:val="26"/>
          <w:szCs w:val="26"/>
        </w:rPr>
        <w:t xml:space="preserve"> bộ ba số</w:t>
      </w:r>
      <w:r w:rsidR="00F83C9F">
        <w:rPr>
          <w:sz w:val="26"/>
          <w:szCs w:val="26"/>
        </w:rPr>
        <w:t xml:space="preserve"> điều kiện</w:t>
      </w:r>
      <w:r w:rsidRPr="001C45A9">
        <w:rPr>
          <w:sz w:val="26"/>
          <w:szCs w:val="26"/>
        </w:rPr>
        <w:t xml:space="preserve"> </w:t>
      </w:r>
      <w:r w:rsidRPr="004B432E">
        <w:rPr>
          <w:b/>
          <w:bCs/>
          <w:i/>
          <w:iCs/>
          <w:sz w:val="26"/>
          <w:szCs w:val="26"/>
        </w:rPr>
        <w:t>(c, l, r)</w:t>
      </w:r>
      <w:r w:rsidRPr="001C45A9">
        <w:rPr>
          <w:sz w:val="26"/>
          <w:szCs w:val="26"/>
        </w:rPr>
        <w:t xml:space="preserve"> với </w:t>
      </w:r>
      <w:r w:rsidR="001C45A9" w:rsidRPr="004B432E">
        <w:rPr>
          <w:b/>
          <w:bCs/>
          <w:i/>
          <w:iCs/>
          <w:sz w:val="26"/>
          <w:szCs w:val="26"/>
        </w:rPr>
        <w:t>1</w:t>
      </w:r>
      <w:r w:rsidRPr="004B432E">
        <w:rPr>
          <w:i/>
          <w:iCs/>
          <w:sz w:val="26"/>
          <w:szCs w:val="26"/>
        </w:rPr>
        <w:t xml:space="preserve"> </w:t>
      </w:r>
      <w:r w:rsidR="001C45A9" w:rsidRPr="004B432E">
        <w:rPr>
          <w:b/>
          <w:bCs/>
          <w:i/>
          <w:iCs/>
          <w:sz w:val="26"/>
          <w:szCs w:val="26"/>
        </w:rPr>
        <w:t>≤ c ≤ 2</w:t>
      </w:r>
      <w:r w:rsidR="001C45A9" w:rsidRPr="001C45A9">
        <w:rPr>
          <w:sz w:val="26"/>
          <w:szCs w:val="26"/>
        </w:rPr>
        <w:t xml:space="preserve"> và </w:t>
      </w:r>
      <w:r w:rsidR="001C45A9" w:rsidRPr="004B432E">
        <w:rPr>
          <w:b/>
          <w:bCs/>
          <w:i/>
          <w:iCs/>
          <w:sz w:val="26"/>
          <w:szCs w:val="26"/>
        </w:rPr>
        <w:t>1 ≤ l ≤ r ≤ n</w:t>
      </w:r>
      <w:r w:rsidR="001C45A9" w:rsidRPr="001C45A9">
        <w:rPr>
          <w:sz w:val="26"/>
          <w:szCs w:val="26"/>
        </w:rPr>
        <w:t>.</w:t>
      </w:r>
    </w:p>
    <w:p w14:paraId="1674F2A5" w14:textId="60D266CB" w:rsidR="001C45A9" w:rsidRPr="001C45A9" w:rsidRDefault="001C45A9" w:rsidP="0085648C">
      <w:pPr>
        <w:spacing w:line="312" w:lineRule="auto"/>
        <w:ind w:firstLine="720"/>
        <w:jc w:val="both"/>
        <w:rPr>
          <w:sz w:val="26"/>
          <w:szCs w:val="26"/>
        </w:rPr>
      </w:pPr>
      <w:r w:rsidRPr="001C45A9">
        <w:rPr>
          <w:sz w:val="26"/>
          <w:szCs w:val="26"/>
        </w:rPr>
        <w:lastRenderedPageBreak/>
        <w:t xml:space="preserve">Một mảng </w:t>
      </w:r>
      <w:r w:rsidRPr="004B432E">
        <w:rPr>
          <w:b/>
          <w:i/>
          <w:iCs/>
          <w:sz w:val="26"/>
          <w:szCs w:val="26"/>
        </w:rPr>
        <w:t>a</w:t>
      </w:r>
      <w:r w:rsidRPr="004B432E">
        <w:rPr>
          <w:b/>
          <w:i/>
          <w:iCs/>
          <w:sz w:val="26"/>
          <w:szCs w:val="26"/>
          <w:vertAlign w:val="subscript"/>
        </w:rPr>
        <w:t>1</w:t>
      </w:r>
      <w:r w:rsidRPr="004B432E">
        <w:rPr>
          <w:b/>
          <w:i/>
          <w:iCs/>
          <w:sz w:val="26"/>
          <w:szCs w:val="26"/>
        </w:rPr>
        <w:t>, a</w:t>
      </w:r>
      <w:r w:rsidRPr="004B432E">
        <w:rPr>
          <w:b/>
          <w:i/>
          <w:iCs/>
          <w:sz w:val="26"/>
          <w:szCs w:val="26"/>
          <w:vertAlign w:val="subscript"/>
        </w:rPr>
        <w:t>2</w:t>
      </w:r>
      <w:r w:rsidRPr="004B432E">
        <w:rPr>
          <w:b/>
          <w:i/>
          <w:iCs/>
          <w:sz w:val="26"/>
          <w:szCs w:val="26"/>
        </w:rPr>
        <w:t>, …, a</w:t>
      </w:r>
      <w:r w:rsidRPr="004B432E">
        <w:rPr>
          <w:b/>
          <w:i/>
          <w:iCs/>
          <w:sz w:val="26"/>
          <w:szCs w:val="26"/>
          <w:vertAlign w:val="subscript"/>
        </w:rPr>
        <w:t>n</w:t>
      </w:r>
      <w:r w:rsidRPr="001C45A9">
        <w:rPr>
          <w:bCs/>
          <w:sz w:val="26"/>
          <w:szCs w:val="26"/>
        </w:rPr>
        <w:t xml:space="preserve"> được gọi là </w:t>
      </w:r>
      <w:r w:rsidRPr="004B432E">
        <w:rPr>
          <w:b/>
          <w:sz w:val="26"/>
          <w:szCs w:val="26"/>
        </w:rPr>
        <w:t>meximum</w:t>
      </w:r>
      <w:r w:rsidRPr="001C45A9">
        <w:rPr>
          <w:b/>
          <w:sz w:val="26"/>
          <w:szCs w:val="26"/>
        </w:rPr>
        <w:t xml:space="preserve"> </w:t>
      </w:r>
      <w:r w:rsidRPr="001C45A9">
        <w:rPr>
          <w:bCs/>
          <w:sz w:val="26"/>
          <w:szCs w:val="26"/>
        </w:rPr>
        <w:t xml:space="preserve">nếu </w:t>
      </w:r>
      <w:r w:rsidRPr="004B432E">
        <w:rPr>
          <w:b/>
          <w:i/>
          <w:iCs/>
          <w:sz w:val="26"/>
          <w:szCs w:val="26"/>
        </w:rPr>
        <w:t>0</w:t>
      </w:r>
      <w:r w:rsidRPr="004B432E">
        <w:rPr>
          <w:bCs/>
          <w:i/>
          <w:iCs/>
          <w:sz w:val="26"/>
          <w:szCs w:val="26"/>
        </w:rPr>
        <w:t xml:space="preserve"> </w:t>
      </w:r>
      <w:r w:rsidRPr="004B432E">
        <w:rPr>
          <w:b/>
          <w:bCs/>
          <w:i/>
          <w:iCs/>
          <w:sz w:val="26"/>
          <w:szCs w:val="26"/>
        </w:rPr>
        <w:t xml:space="preserve">≤ </w:t>
      </w:r>
      <w:r w:rsidRPr="004B432E">
        <w:rPr>
          <w:b/>
          <w:i/>
          <w:iCs/>
          <w:sz w:val="26"/>
          <w:szCs w:val="26"/>
        </w:rPr>
        <w:t>a</w:t>
      </w:r>
      <w:r w:rsidRPr="004B432E">
        <w:rPr>
          <w:b/>
          <w:i/>
          <w:iCs/>
          <w:sz w:val="26"/>
          <w:szCs w:val="26"/>
          <w:vertAlign w:val="subscript"/>
        </w:rPr>
        <w:t>i</w:t>
      </w:r>
      <w:r w:rsidRPr="004B432E">
        <w:rPr>
          <w:b/>
          <w:i/>
          <w:iCs/>
          <w:sz w:val="26"/>
          <w:szCs w:val="26"/>
        </w:rPr>
        <w:t xml:space="preserve"> </w:t>
      </w:r>
      <w:r w:rsidRPr="004B432E">
        <w:rPr>
          <w:b/>
          <w:bCs/>
          <w:i/>
          <w:iCs/>
          <w:sz w:val="26"/>
          <w:szCs w:val="26"/>
        </w:rPr>
        <w:t>≤ 10</w:t>
      </w:r>
      <w:r w:rsidRPr="004B432E">
        <w:rPr>
          <w:b/>
          <w:bCs/>
          <w:i/>
          <w:iCs/>
          <w:sz w:val="26"/>
          <w:szCs w:val="26"/>
          <w:vertAlign w:val="superscript"/>
        </w:rPr>
        <w:t>9</w:t>
      </w:r>
      <w:r w:rsidRPr="001C45A9">
        <w:rPr>
          <w:b/>
          <w:bCs/>
          <w:sz w:val="26"/>
          <w:szCs w:val="26"/>
        </w:rPr>
        <w:t xml:space="preserve"> </w:t>
      </w:r>
      <w:r w:rsidRPr="001C45A9">
        <w:rPr>
          <w:sz w:val="26"/>
          <w:szCs w:val="26"/>
        </w:rPr>
        <w:t xml:space="preserve">với mọi </w:t>
      </w:r>
      <w:r w:rsidRPr="004B432E">
        <w:rPr>
          <w:b/>
          <w:bCs/>
          <w:i/>
          <w:iCs/>
          <w:sz w:val="26"/>
          <w:szCs w:val="26"/>
        </w:rPr>
        <w:t>i</w:t>
      </w:r>
      <w:r w:rsidRPr="001C45A9">
        <w:rPr>
          <w:b/>
          <w:bCs/>
          <w:sz w:val="26"/>
          <w:szCs w:val="26"/>
        </w:rPr>
        <w:t xml:space="preserve"> </w:t>
      </w:r>
      <w:r w:rsidRPr="001C45A9">
        <w:rPr>
          <w:sz w:val="26"/>
          <w:szCs w:val="26"/>
        </w:rPr>
        <w:t xml:space="preserve">trong khoảng </w:t>
      </w:r>
      <w:r w:rsidRPr="004B432E">
        <w:rPr>
          <w:b/>
          <w:bCs/>
          <w:i/>
          <w:iCs/>
          <w:sz w:val="26"/>
          <w:szCs w:val="26"/>
        </w:rPr>
        <w:t>[1, n]</w:t>
      </w:r>
      <w:r w:rsidRPr="001C45A9">
        <w:rPr>
          <w:sz w:val="26"/>
          <w:szCs w:val="26"/>
        </w:rPr>
        <w:t xml:space="preserve">, và với mỗi bộ </w:t>
      </w:r>
      <w:r w:rsidRPr="004B432E">
        <w:rPr>
          <w:b/>
          <w:bCs/>
          <w:i/>
          <w:iCs/>
          <w:sz w:val="26"/>
          <w:szCs w:val="26"/>
        </w:rPr>
        <w:t>(c, l, r)</w:t>
      </w:r>
      <w:r w:rsidRPr="001C45A9">
        <w:rPr>
          <w:sz w:val="26"/>
          <w:szCs w:val="26"/>
        </w:rPr>
        <w:t xml:space="preserve"> đã cho, các điều kiện sau được thoả mãn:</w:t>
      </w:r>
    </w:p>
    <w:p w14:paraId="5C4B7FA2" w14:textId="708FC9C4" w:rsidR="001C45A9" w:rsidRPr="00110690" w:rsidRDefault="001C45A9" w:rsidP="001C45A9">
      <w:pPr>
        <w:pStyle w:val="ListParagraph"/>
        <w:numPr>
          <w:ilvl w:val="0"/>
          <w:numId w:val="29"/>
        </w:numPr>
        <w:spacing w:line="312" w:lineRule="auto"/>
        <w:jc w:val="both"/>
        <w:rPr>
          <w:sz w:val="26"/>
          <w:szCs w:val="26"/>
        </w:rPr>
      </w:pPr>
      <w:r>
        <w:rPr>
          <w:rFonts w:ascii="Times New Roman" w:hAnsi="Times New Roman"/>
          <w:sz w:val="26"/>
          <w:szCs w:val="26"/>
        </w:rPr>
        <w:t xml:space="preserve">Nếu </w:t>
      </w:r>
      <w:r w:rsidRPr="004B432E">
        <w:rPr>
          <w:rFonts w:ascii="Times New Roman" w:hAnsi="Times New Roman"/>
          <w:b/>
          <w:bCs/>
          <w:i/>
          <w:iCs/>
          <w:sz w:val="26"/>
          <w:szCs w:val="26"/>
        </w:rPr>
        <w:t>c = 1</w:t>
      </w:r>
      <w:r>
        <w:rPr>
          <w:rFonts w:ascii="Times New Roman" w:hAnsi="Times New Roman"/>
          <w:sz w:val="26"/>
          <w:szCs w:val="26"/>
        </w:rPr>
        <w:t xml:space="preserve">, </w:t>
      </w:r>
      <w:r w:rsidRPr="001C45A9">
        <w:rPr>
          <w:rFonts w:ascii="Times New Roman" w:hAnsi="Times New Roman"/>
          <w:sz w:val="26"/>
          <w:szCs w:val="26"/>
        </w:rPr>
        <w:t xml:space="preserve">thì </w:t>
      </w:r>
      <w:r w:rsidRPr="004B432E">
        <w:rPr>
          <w:rFonts w:ascii="Times New Roman" w:hAnsi="Times New Roman"/>
          <w:b/>
          <w:bCs/>
          <w:i/>
          <w:iCs/>
          <w:sz w:val="26"/>
          <w:szCs w:val="26"/>
        </w:rPr>
        <w:t>min(</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l</w:t>
      </w:r>
      <w:r w:rsidR="00110690" w:rsidRPr="004B432E">
        <w:rPr>
          <w:rFonts w:ascii="Times New Roman" w:hAnsi="Times New Roman"/>
          <w:b/>
          <w:i/>
          <w:iCs/>
          <w:sz w:val="26"/>
          <w:szCs w:val="26"/>
          <w:vertAlign w:val="subscript"/>
        </w:rPr>
        <w:t>+1</w:t>
      </w:r>
      <w:r w:rsidRPr="004B432E">
        <w:rPr>
          <w:rFonts w:ascii="Times New Roman" w:hAnsi="Times New Roman"/>
          <w:b/>
          <w:i/>
          <w:iCs/>
          <w:sz w:val="26"/>
          <w:szCs w:val="26"/>
          <w:vertAlign w:val="subscript"/>
        </w:rPr>
        <w:t xml:space="preserve"> </w:t>
      </w:r>
      <w:r w:rsidRPr="004B432E">
        <w:rPr>
          <w:rFonts w:ascii="Times New Roman" w:hAnsi="Times New Roman"/>
          <w:b/>
          <w:i/>
          <w:iCs/>
          <w:sz w:val="26"/>
          <w:szCs w:val="26"/>
        </w:rPr>
        <w:t>, …, a</w:t>
      </w:r>
      <w:r w:rsidR="00110690" w:rsidRPr="004B432E">
        <w:rPr>
          <w:rFonts w:ascii="Times New Roman" w:hAnsi="Times New Roman"/>
          <w:b/>
          <w:i/>
          <w:iCs/>
          <w:sz w:val="26"/>
          <w:szCs w:val="26"/>
          <w:vertAlign w:val="subscript"/>
        </w:rPr>
        <w:t>r</w:t>
      </w:r>
      <w:r w:rsidR="00110690" w:rsidRPr="004B432E">
        <w:rPr>
          <w:rFonts w:ascii="Times New Roman" w:hAnsi="Times New Roman"/>
          <w:b/>
          <w:i/>
          <w:iCs/>
          <w:sz w:val="26"/>
          <w:szCs w:val="26"/>
        </w:rPr>
        <w:t>) = k</w:t>
      </w:r>
      <w:r w:rsidR="00FD373C">
        <w:rPr>
          <w:rFonts w:ascii="Times New Roman" w:hAnsi="Times New Roman"/>
          <w:bCs/>
          <w:sz w:val="26"/>
          <w:szCs w:val="26"/>
        </w:rPr>
        <w:t>.</w:t>
      </w:r>
    </w:p>
    <w:p w14:paraId="29B815D7" w14:textId="3EAECBF3" w:rsidR="00110690" w:rsidRPr="00110690" w:rsidRDefault="00110690" w:rsidP="00110690">
      <w:pPr>
        <w:pStyle w:val="ListParagraph"/>
        <w:numPr>
          <w:ilvl w:val="0"/>
          <w:numId w:val="29"/>
        </w:numPr>
        <w:spacing w:line="240" w:lineRule="auto"/>
        <w:jc w:val="both"/>
        <w:rPr>
          <w:sz w:val="26"/>
          <w:szCs w:val="26"/>
        </w:rPr>
      </w:pPr>
      <w:r>
        <w:rPr>
          <w:rFonts w:ascii="Times New Roman" w:hAnsi="Times New Roman"/>
          <w:sz w:val="26"/>
          <w:szCs w:val="26"/>
        </w:rPr>
        <w:t xml:space="preserve">Nếu </w:t>
      </w:r>
      <w:r w:rsidRPr="004B432E">
        <w:rPr>
          <w:rFonts w:ascii="Times New Roman" w:hAnsi="Times New Roman"/>
          <w:b/>
          <w:bCs/>
          <w:i/>
          <w:iCs/>
          <w:sz w:val="26"/>
          <w:szCs w:val="26"/>
        </w:rPr>
        <w:t>c = 2</w:t>
      </w:r>
      <w:r>
        <w:rPr>
          <w:rFonts w:ascii="Times New Roman" w:hAnsi="Times New Roman"/>
          <w:sz w:val="26"/>
          <w:szCs w:val="26"/>
        </w:rPr>
        <w:t xml:space="preserve">, </w:t>
      </w:r>
      <w:r w:rsidRPr="001C45A9">
        <w:rPr>
          <w:rFonts w:ascii="Times New Roman" w:hAnsi="Times New Roman"/>
          <w:sz w:val="26"/>
          <w:szCs w:val="26"/>
        </w:rPr>
        <w:t xml:space="preserve">thì </w:t>
      </w:r>
      <w:r w:rsidRPr="004B432E">
        <w:rPr>
          <w:rFonts w:ascii="Times New Roman" w:hAnsi="Times New Roman"/>
          <w:b/>
          <w:bCs/>
          <w:i/>
          <w:iCs/>
          <w:sz w:val="26"/>
          <w:szCs w:val="26"/>
        </w:rPr>
        <w:t>MEX*(</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 xml:space="preserve">l+1 </w:t>
      </w:r>
      <w:r w:rsidRPr="004B432E">
        <w:rPr>
          <w:rFonts w:ascii="Times New Roman" w:hAnsi="Times New Roman"/>
          <w:b/>
          <w:i/>
          <w:iCs/>
          <w:sz w:val="26"/>
          <w:szCs w:val="26"/>
        </w:rPr>
        <w:t>, …, a</w:t>
      </w:r>
      <w:r w:rsidRPr="004B432E">
        <w:rPr>
          <w:rFonts w:ascii="Times New Roman" w:hAnsi="Times New Roman"/>
          <w:b/>
          <w:i/>
          <w:iCs/>
          <w:sz w:val="26"/>
          <w:szCs w:val="26"/>
          <w:vertAlign w:val="subscript"/>
        </w:rPr>
        <w:t>r</w:t>
      </w:r>
      <w:r w:rsidRPr="004B432E">
        <w:rPr>
          <w:rFonts w:ascii="Times New Roman" w:hAnsi="Times New Roman"/>
          <w:b/>
          <w:i/>
          <w:iCs/>
          <w:sz w:val="26"/>
          <w:szCs w:val="26"/>
        </w:rPr>
        <w:t>) = k</w:t>
      </w:r>
      <w:r w:rsidR="00FD373C">
        <w:rPr>
          <w:rFonts w:ascii="Times New Roman" w:hAnsi="Times New Roman"/>
          <w:bCs/>
          <w:sz w:val="26"/>
          <w:szCs w:val="26"/>
        </w:rPr>
        <w:t>.</w:t>
      </w:r>
    </w:p>
    <w:p w14:paraId="6694E0DF" w14:textId="58489F37" w:rsidR="00110690" w:rsidRDefault="00110690" w:rsidP="00110690">
      <w:pPr>
        <w:spacing w:line="312" w:lineRule="auto"/>
        <w:ind w:left="720"/>
        <w:jc w:val="both"/>
        <w:rPr>
          <w:sz w:val="26"/>
          <w:szCs w:val="26"/>
        </w:rPr>
      </w:pPr>
      <w:r>
        <w:rPr>
          <w:sz w:val="26"/>
          <w:szCs w:val="26"/>
        </w:rPr>
        <w:t xml:space="preserve">Tham số </w:t>
      </w:r>
      <w:r w:rsidRPr="004B432E">
        <w:rPr>
          <w:b/>
          <w:bCs/>
          <w:i/>
          <w:iCs/>
          <w:sz w:val="26"/>
          <w:szCs w:val="26"/>
        </w:rPr>
        <w:t>k</w:t>
      </w:r>
      <w:r>
        <w:rPr>
          <w:sz w:val="26"/>
          <w:szCs w:val="26"/>
        </w:rPr>
        <w:t xml:space="preserve"> là giống nhau cho tất cả các điều kiện.</w:t>
      </w:r>
    </w:p>
    <w:p w14:paraId="4461421B" w14:textId="322D1176" w:rsidR="00110690" w:rsidRDefault="00110690" w:rsidP="00110690">
      <w:pPr>
        <w:spacing w:line="312" w:lineRule="auto"/>
        <w:ind w:firstLine="720"/>
        <w:jc w:val="both"/>
        <w:rPr>
          <w:sz w:val="26"/>
          <w:szCs w:val="26"/>
        </w:rPr>
      </w:pPr>
      <w:r>
        <w:rPr>
          <w:sz w:val="26"/>
          <w:szCs w:val="26"/>
        </w:rPr>
        <w:t xml:space="preserve">Hãy tìm một mảng </w:t>
      </w:r>
      <w:r w:rsidRPr="00110690">
        <w:rPr>
          <w:b/>
          <w:bCs/>
          <w:sz w:val="26"/>
          <w:szCs w:val="26"/>
        </w:rPr>
        <w:t>meximum</w:t>
      </w:r>
      <w:r>
        <w:rPr>
          <w:sz w:val="26"/>
          <w:szCs w:val="26"/>
        </w:rPr>
        <w:t xml:space="preserve"> </w:t>
      </w:r>
      <w:r w:rsidRPr="004B432E">
        <w:rPr>
          <w:i/>
          <w:iCs/>
          <w:sz w:val="26"/>
          <w:szCs w:val="26"/>
        </w:rPr>
        <w:t>a</w:t>
      </w:r>
      <w:r w:rsidR="00D27A69" w:rsidRPr="004B432E">
        <w:rPr>
          <w:i/>
          <w:iCs/>
          <w:sz w:val="26"/>
          <w:szCs w:val="26"/>
          <w:vertAlign w:val="subscript"/>
        </w:rPr>
        <w:t>1</w:t>
      </w:r>
      <w:r w:rsidRPr="004B432E">
        <w:rPr>
          <w:i/>
          <w:iCs/>
          <w:sz w:val="26"/>
          <w:szCs w:val="26"/>
        </w:rPr>
        <w:t>, a</w:t>
      </w:r>
      <w:r w:rsidR="00D27A69" w:rsidRPr="004B432E">
        <w:rPr>
          <w:i/>
          <w:iCs/>
          <w:sz w:val="26"/>
          <w:szCs w:val="26"/>
          <w:vertAlign w:val="subscript"/>
        </w:rPr>
        <w:t>2</w:t>
      </w:r>
      <w:r w:rsidRPr="004B432E">
        <w:rPr>
          <w:i/>
          <w:iCs/>
          <w:sz w:val="26"/>
          <w:szCs w:val="26"/>
        </w:rPr>
        <w:t>, …, a</w:t>
      </w:r>
      <w:r w:rsidR="00D27A69" w:rsidRPr="004B432E">
        <w:rPr>
          <w:i/>
          <w:iCs/>
          <w:sz w:val="26"/>
          <w:szCs w:val="26"/>
          <w:vertAlign w:val="subscript"/>
        </w:rPr>
        <w:t>n</w:t>
      </w:r>
      <w:r w:rsidRPr="00110690">
        <w:rPr>
          <w:sz w:val="26"/>
          <w:szCs w:val="26"/>
        </w:rPr>
        <w:t xml:space="preserve"> có độ dài </w:t>
      </w:r>
      <w:r w:rsidRPr="004B432E">
        <w:rPr>
          <w:b/>
          <w:bCs/>
          <w:i/>
          <w:iCs/>
          <w:sz w:val="26"/>
          <w:szCs w:val="26"/>
        </w:rPr>
        <w:t>n</w:t>
      </w:r>
      <w:r w:rsidRPr="00110690">
        <w:rPr>
          <w:sz w:val="26"/>
          <w:szCs w:val="26"/>
        </w:rPr>
        <w:t>. Dữ liệu đầu vào đảm bảo rằng luôn tồn tại ít nhất một mảng thoả mãn.</w:t>
      </w:r>
      <w:r>
        <w:rPr>
          <w:sz w:val="26"/>
          <w:szCs w:val="26"/>
        </w:rPr>
        <w:t xml:space="preserve"> Nếu có nhiều mảng thoả mãn, bạn có thể in ra </w:t>
      </w:r>
      <w:r w:rsidRPr="00CA79CB">
        <w:rPr>
          <w:i/>
          <w:iCs/>
          <w:sz w:val="26"/>
          <w:szCs w:val="26"/>
        </w:rPr>
        <w:t>bất kì</w:t>
      </w:r>
      <w:r>
        <w:rPr>
          <w:sz w:val="26"/>
          <w:szCs w:val="26"/>
        </w:rPr>
        <w:t xml:space="preserve"> mảng nào.</w:t>
      </w:r>
    </w:p>
    <w:p w14:paraId="33223D91" w14:textId="484495B9" w:rsidR="00110690" w:rsidRPr="00110690" w:rsidRDefault="00110690" w:rsidP="00110690">
      <w:pPr>
        <w:spacing w:line="312" w:lineRule="auto"/>
        <w:jc w:val="both"/>
        <w:rPr>
          <w:i/>
          <w:iCs/>
          <w:sz w:val="26"/>
          <w:szCs w:val="26"/>
        </w:rPr>
      </w:pPr>
      <w:r>
        <w:rPr>
          <w:i/>
          <w:iCs/>
          <w:sz w:val="26"/>
          <w:szCs w:val="26"/>
        </w:rPr>
        <w:t>(</w:t>
      </w:r>
      <w:r w:rsidRPr="00110690">
        <w:rPr>
          <w:b/>
          <w:bCs/>
          <w:i/>
          <w:iCs/>
          <w:sz w:val="26"/>
          <w:szCs w:val="26"/>
        </w:rPr>
        <w:t>MEX</w:t>
      </w:r>
      <w:r w:rsidR="006A5F07">
        <w:rPr>
          <w:b/>
          <w:bCs/>
          <w:i/>
          <w:iCs/>
          <w:sz w:val="26"/>
          <w:szCs w:val="26"/>
        </w:rPr>
        <w:t xml:space="preserve"> </w:t>
      </w:r>
      <w:r w:rsidR="006A5F07">
        <w:rPr>
          <w:i/>
          <w:iCs/>
          <w:sz w:val="26"/>
          <w:szCs w:val="26"/>
        </w:rPr>
        <w:t>(minimum excluded</w:t>
      </w:r>
      <w:r w:rsidR="009C51A6">
        <w:rPr>
          <w:i/>
          <w:iCs/>
          <w:sz w:val="26"/>
          <w:szCs w:val="26"/>
        </w:rPr>
        <w:t xml:space="preserve"> value</w:t>
      </w:r>
      <w:r w:rsidR="006A5F07">
        <w:rPr>
          <w:i/>
          <w:iCs/>
          <w:sz w:val="26"/>
          <w:szCs w:val="26"/>
        </w:rPr>
        <w:t>)</w:t>
      </w:r>
      <w:r>
        <w:rPr>
          <w:i/>
          <w:iCs/>
          <w:sz w:val="26"/>
          <w:szCs w:val="26"/>
        </w:rPr>
        <w:t xml:space="preserve"> của một tập hợp các số nguyên là số nguyên không âm nhỏ nhất không xuất hiện trong tập hợp đó</w:t>
      </w:r>
      <w:r w:rsidR="009C51A6">
        <w:rPr>
          <w:i/>
          <w:iCs/>
          <w:sz w:val="26"/>
          <w:szCs w:val="26"/>
        </w:rPr>
        <w:t xml:space="preserve">. </w:t>
      </w:r>
      <w:r w:rsidR="009C51A6" w:rsidRPr="009C51A6">
        <w:rPr>
          <w:rFonts w:ascii="Cambria Math" w:hAnsi="Cambria Math"/>
          <w:i/>
          <w:iCs/>
          <w:sz w:val="26"/>
          <w:szCs w:val="26"/>
        </w:rPr>
        <w:t xml:space="preserve">MEX(A) = min {x </w:t>
      </w:r>
      <w:r w:rsidR="009C51A6" w:rsidRPr="009C51A6">
        <w:rPr>
          <w:rFonts w:ascii="Cambria Math" w:hAnsi="Cambria Math" w:cs="Cambria Math"/>
          <w:i/>
          <w:iCs/>
          <w:sz w:val="26"/>
          <w:szCs w:val="26"/>
        </w:rPr>
        <w:t>∈</w:t>
      </w:r>
      <w:r w:rsidR="009C51A6">
        <w:rPr>
          <w:rFonts w:ascii="Cambria Math" w:hAnsi="Cambria Math" w:cs="Cambria Math"/>
          <w:i/>
          <w:iCs/>
          <w:sz w:val="26"/>
          <w:szCs w:val="26"/>
        </w:rPr>
        <w:t xml:space="preserve"> </w:t>
      </w:r>
      <w:r w:rsidR="006E4977">
        <w:rPr>
          <w:rFonts w:ascii="Cambria Math" w:hAnsi="Cambria Math" w:cs="Cambria Math"/>
          <w:i/>
          <w:iCs/>
          <w:sz w:val="26"/>
          <w:szCs w:val="26"/>
        </w:rPr>
        <w:t xml:space="preserve">Ν | x ∉ A} </w:t>
      </w:r>
      <w:r>
        <w:rPr>
          <w:i/>
          <w:iCs/>
          <w:sz w:val="26"/>
          <w:szCs w:val="26"/>
        </w:rPr>
        <w:t>)</w:t>
      </w:r>
    </w:p>
    <w:p w14:paraId="726CDE34" w14:textId="76E83F3E" w:rsidR="0085648C" w:rsidRDefault="00905C27" w:rsidP="00905C27">
      <w:pPr>
        <w:spacing w:line="312" w:lineRule="auto"/>
        <w:jc w:val="both"/>
        <w:rPr>
          <w:sz w:val="26"/>
          <w:szCs w:val="26"/>
        </w:rPr>
      </w:pPr>
      <w:r w:rsidRPr="00157515">
        <w:rPr>
          <w:b/>
          <w:bCs/>
          <w:sz w:val="26"/>
          <w:szCs w:val="26"/>
        </w:rPr>
        <w:t xml:space="preserve">Dữ liệu: </w:t>
      </w:r>
      <w:r w:rsidRPr="00157515">
        <w:rPr>
          <w:sz w:val="26"/>
          <w:szCs w:val="26"/>
        </w:rPr>
        <w:t>Vào</w:t>
      </w:r>
      <w:r w:rsidR="00726CF0">
        <w:rPr>
          <w:sz w:val="26"/>
          <w:szCs w:val="26"/>
        </w:rPr>
        <w:t xml:space="preserve"> từ</w:t>
      </w:r>
      <w:r w:rsidRPr="00157515">
        <w:rPr>
          <w:sz w:val="26"/>
          <w:szCs w:val="26"/>
        </w:rPr>
        <w:t xml:space="preserve"> file </w:t>
      </w:r>
      <w:r w:rsidR="00234FBC">
        <w:rPr>
          <w:b/>
          <w:bCs/>
          <w:sz w:val="26"/>
          <w:szCs w:val="26"/>
        </w:rPr>
        <w:t>MEXARRAY</w:t>
      </w:r>
      <w:r w:rsidRPr="00157515">
        <w:rPr>
          <w:b/>
          <w:bCs/>
          <w:sz w:val="26"/>
          <w:szCs w:val="26"/>
        </w:rPr>
        <w:t xml:space="preserve">.INP </w:t>
      </w:r>
      <w:r w:rsidRPr="00157515">
        <w:rPr>
          <w:sz w:val="26"/>
          <w:szCs w:val="26"/>
        </w:rPr>
        <w:t>gồm:</w:t>
      </w:r>
    </w:p>
    <w:p w14:paraId="4D670F1C" w14:textId="1579E8FB" w:rsidR="00726CF0" w:rsidRPr="00F83C9F" w:rsidRDefault="0085648C" w:rsidP="00905C27">
      <w:pPr>
        <w:pStyle w:val="ListParagraph"/>
        <w:numPr>
          <w:ilvl w:val="0"/>
          <w:numId w:val="23"/>
        </w:numPr>
        <w:spacing w:line="312" w:lineRule="auto"/>
        <w:jc w:val="both"/>
        <w:rPr>
          <w:sz w:val="26"/>
          <w:szCs w:val="26"/>
        </w:rPr>
      </w:pPr>
      <w:r>
        <w:rPr>
          <w:rFonts w:ascii="Times New Roman" w:hAnsi="Times New Roman"/>
          <w:sz w:val="26"/>
          <w:szCs w:val="26"/>
        </w:rPr>
        <w:t xml:space="preserve">Dòng đầu tiên là số </w:t>
      </w:r>
      <w:r w:rsidR="00F83C9F">
        <w:rPr>
          <w:rFonts w:ascii="Times New Roman" w:hAnsi="Times New Roman"/>
          <w:sz w:val="26"/>
          <w:szCs w:val="26"/>
        </w:rPr>
        <w:t>lượng bộ test</w:t>
      </w:r>
      <w:r>
        <w:rPr>
          <w:rFonts w:ascii="Times New Roman" w:hAnsi="Times New Roman"/>
          <w:sz w:val="26"/>
          <w:szCs w:val="26"/>
        </w:rPr>
        <w:t xml:space="preserve"> </w:t>
      </w:r>
      <w:r w:rsidR="00F83C9F" w:rsidRPr="004B432E">
        <w:rPr>
          <w:rFonts w:ascii="Times New Roman" w:hAnsi="Times New Roman"/>
          <w:b/>
          <w:bCs/>
          <w:i/>
          <w:iCs/>
          <w:sz w:val="26"/>
          <w:szCs w:val="26"/>
        </w:rPr>
        <w:t>t</w:t>
      </w:r>
      <w:r w:rsidRPr="004B432E">
        <w:rPr>
          <w:rFonts w:ascii="Times New Roman" w:hAnsi="Times New Roman"/>
          <w:b/>
          <w:bCs/>
          <w:i/>
          <w:iCs/>
          <w:sz w:val="26"/>
          <w:szCs w:val="26"/>
        </w:rPr>
        <w:t xml:space="preserve"> (1</w:t>
      </w:r>
      <w:r w:rsidR="00726CF0" w:rsidRPr="004B432E">
        <w:rPr>
          <w:rFonts w:ascii="Times New Roman" w:hAnsi="Times New Roman"/>
          <w:b/>
          <w:bCs/>
          <w:i/>
          <w:iCs/>
          <w:sz w:val="26"/>
          <w:szCs w:val="26"/>
        </w:rPr>
        <w:t xml:space="preserve"> ≤ </w:t>
      </w:r>
      <w:r w:rsidR="00F83C9F" w:rsidRPr="004B432E">
        <w:rPr>
          <w:rFonts w:ascii="Times New Roman" w:hAnsi="Times New Roman"/>
          <w:b/>
          <w:bCs/>
          <w:i/>
          <w:iCs/>
          <w:sz w:val="26"/>
          <w:szCs w:val="26"/>
        </w:rPr>
        <w:t>t</w:t>
      </w:r>
      <w:r w:rsidR="00726CF0" w:rsidRPr="004B432E">
        <w:rPr>
          <w:rFonts w:ascii="Times New Roman" w:hAnsi="Times New Roman"/>
          <w:b/>
          <w:bCs/>
          <w:i/>
          <w:iCs/>
          <w:sz w:val="26"/>
          <w:szCs w:val="26"/>
        </w:rPr>
        <w:t xml:space="preserve"> ≤ </w:t>
      </w:r>
      <w:r w:rsidR="00F83C9F" w:rsidRPr="004B432E">
        <w:rPr>
          <w:rFonts w:ascii="Times New Roman" w:hAnsi="Times New Roman"/>
          <w:b/>
          <w:bCs/>
          <w:i/>
          <w:iCs/>
          <w:sz w:val="26"/>
          <w:szCs w:val="26"/>
        </w:rPr>
        <w:t>500</w:t>
      </w:r>
      <w:r w:rsidR="00726CF0" w:rsidRPr="004B432E">
        <w:rPr>
          <w:rFonts w:ascii="Times New Roman" w:hAnsi="Times New Roman"/>
          <w:b/>
          <w:bCs/>
          <w:i/>
          <w:iCs/>
          <w:sz w:val="26"/>
          <w:szCs w:val="26"/>
        </w:rPr>
        <w:t>)</w:t>
      </w:r>
      <w:r w:rsidR="00726CF0" w:rsidRPr="00726CF0">
        <w:rPr>
          <w:rFonts w:ascii="Times New Roman" w:hAnsi="Times New Roman"/>
          <w:sz w:val="26"/>
          <w:szCs w:val="26"/>
        </w:rPr>
        <w:t>.</w:t>
      </w:r>
    </w:p>
    <w:p w14:paraId="0F69CC3E" w14:textId="0DF53C48" w:rsidR="00F83C9F" w:rsidRPr="00F83C9F" w:rsidRDefault="00F83C9F" w:rsidP="00905C27">
      <w:pPr>
        <w:pStyle w:val="ListParagraph"/>
        <w:numPr>
          <w:ilvl w:val="0"/>
          <w:numId w:val="23"/>
        </w:numPr>
        <w:spacing w:line="312" w:lineRule="auto"/>
        <w:jc w:val="both"/>
        <w:rPr>
          <w:sz w:val="26"/>
          <w:szCs w:val="26"/>
        </w:rPr>
      </w:pPr>
      <w:r>
        <w:rPr>
          <w:rFonts w:ascii="Times New Roman" w:hAnsi="Times New Roman"/>
          <w:sz w:val="26"/>
          <w:szCs w:val="26"/>
        </w:rPr>
        <w:t xml:space="preserve">Dòng đầu tiên của mỗi bộ test chứa ba số nguyên </w:t>
      </w:r>
      <w:r w:rsidRPr="004B432E">
        <w:rPr>
          <w:rFonts w:ascii="Times New Roman" w:hAnsi="Times New Roman"/>
          <w:b/>
          <w:bCs/>
          <w:i/>
          <w:iCs/>
          <w:sz w:val="26"/>
          <w:szCs w:val="26"/>
        </w:rPr>
        <w:t>n, k, q</w:t>
      </w:r>
      <w:r w:rsidRPr="004B432E">
        <w:rPr>
          <w:rFonts w:ascii="Times New Roman" w:hAnsi="Times New Roman"/>
          <w:i/>
          <w:iCs/>
          <w:sz w:val="26"/>
          <w:szCs w:val="26"/>
        </w:rPr>
        <w:t xml:space="preserve"> </w:t>
      </w:r>
      <w:r w:rsidRPr="004B432E">
        <w:rPr>
          <w:rFonts w:ascii="Times New Roman" w:hAnsi="Times New Roman"/>
          <w:b/>
          <w:bCs/>
          <w:i/>
          <w:iCs/>
          <w:sz w:val="26"/>
          <w:szCs w:val="26"/>
        </w:rPr>
        <w:t>(1 ≤ k ≤ n ≤ 100, 1 ≤ q ≤ 100)</w:t>
      </w:r>
      <w:r>
        <w:rPr>
          <w:rFonts w:ascii="Times New Roman" w:hAnsi="Times New Roman"/>
          <w:b/>
          <w:bCs/>
          <w:sz w:val="26"/>
          <w:szCs w:val="26"/>
        </w:rPr>
        <w:t xml:space="preserve"> </w:t>
      </w:r>
      <w:r w:rsidRPr="00204720">
        <w:rPr>
          <w:rFonts w:ascii="Times New Roman" w:hAnsi="Times New Roman"/>
          <w:sz w:val="26"/>
          <w:szCs w:val="26"/>
        </w:rPr>
        <w:t>—</w:t>
      </w:r>
      <w:r>
        <w:rPr>
          <w:rFonts w:ascii="Times New Roman" w:hAnsi="Times New Roman"/>
          <w:b/>
          <w:bCs/>
          <w:sz w:val="26"/>
          <w:szCs w:val="26"/>
        </w:rPr>
        <w:t xml:space="preserve"> </w:t>
      </w:r>
      <w:r>
        <w:rPr>
          <w:rFonts w:ascii="Times New Roman" w:hAnsi="Times New Roman"/>
          <w:sz w:val="26"/>
          <w:szCs w:val="26"/>
        </w:rPr>
        <w:t>độ dài mảng, kết quả của phép min</w:t>
      </w:r>
      <w:r w:rsidR="00D2614B">
        <w:rPr>
          <w:rFonts w:ascii="Times New Roman" w:hAnsi="Times New Roman"/>
          <w:sz w:val="26"/>
          <w:szCs w:val="26"/>
        </w:rPr>
        <w:t xml:space="preserve"> hoặc</w:t>
      </w:r>
      <w:r>
        <w:rPr>
          <w:rFonts w:ascii="Times New Roman" w:hAnsi="Times New Roman"/>
          <w:sz w:val="26"/>
          <w:szCs w:val="26"/>
        </w:rPr>
        <w:t xml:space="preserve"> MEX, số lượng bộ điều kiện.</w:t>
      </w:r>
    </w:p>
    <w:p w14:paraId="7CB62578" w14:textId="565FC022" w:rsidR="00F83C9F" w:rsidRPr="00D27A69" w:rsidRDefault="00F83C9F" w:rsidP="00905C27">
      <w:pPr>
        <w:pStyle w:val="ListParagraph"/>
        <w:numPr>
          <w:ilvl w:val="0"/>
          <w:numId w:val="23"/>
        </w:numPr>
        <w:spacing w:line="312" w:lineRule="auto"/>
        <w:jc w:val="both"/>
        <w:rPr>
          <w:sz w:val="26"/>
          <w:szCs w:val="26"/>
        </w:rPr>
      </w:pPr>
      <w:r w:rsidRPr="004B432E">
        <w:rPr>
          <w:rFonts w:ascii="Times New Roman" w:hAnsi="Times New Roman"/>
          <w:b/>
          <w:bCs/>
          <w:i/>
          <w:iCs/>
          <w:sz w:val="26"/>
          <w:szCs w:val="26"/>
        </w:rPr>
        <w:t>q</w:t>
      </w:r>
      <w:r>
        <w:rPr>
          <w:rFonts w:ascii="Times New Roman" w:hAnsi="Times New Roman"/>
          <w:b/>
          <w:bCs/>
          <w:sz w:val="26"/>
          <w:szCs w:val="26"/>
        </w:rPr>
        <w:t xml:space="preserve"> </w:t>
      </w:r>
      <w:r>
        <w:rPr>
          <w:rFonts w:ascii="Times New Roman" w:hAnsi="Times New Roman"/>
          <w:sz w:val="26"/>
          <w:szCs w:val="26"/>
        </w:rPr>
        <w:t xml:space="preserve">dòng tiếp theo, dòng </w:t>
      </w:r>
      <w:r w:rsidRPr="004B432E">
        <w:rPr>
          <w:rFonts w:ascii="Times New Roman" w:hAnsi="Times New Roman"/>
          <w:b/>
          <w:bCs/>
          <w:i/>
          <w:iCs/>
          <w:sz w:val="26"/>
          <w:szCs w:val="26"/>
        </w:rPr>
        <w:t>i</w:t>
      </w:r>
      <w:r>
        <w:rPr>
          <w:rFonts w:ascii="Times New Roman" w:hAnsi="Times New Roman"/>
          <w:sz w:val="26"/>
          <w:szCs w:val="26"/>
        </w:rPr>
        <w:t xml:space="preserve"> chứa bộ </w:t>
      </w:r>
      <w:r w:rsidRPr="00F83C9F">
        <w:rPr>
          <w:rFonts w:ascii="Times New Roman" w:hAnsi="Times New Roman"/>
          <w:sz w:val="26"/>
          <w:szCs w:val="26"/>
        </w:rPr>
        <w:t xml:space="preserve">ba </w:t>
      </w:r>
      <w:r w:rsidRPr="004B432E">
        <w:rPr>
          <w:rFonts w:ascii="Times New Roman" w:hAnsi="Times New Roman"/>
          <w:b/>
          <w:bCs/>
          <w:i/>
          <w:iCs/>
          <w:sz w:val="26"/>
          <w:szCs w:val="26"/>
        </w:rPr>
        <w:t>(c, l, r)</w:t>
      </w:r>
      <w:r>
        <w:rPr>
          <w:rFonts w:ascii="Times New Roman" w:hAnsi="Times New Roman"/>
          <w:b/>
          <w:bCs/>
          <w:sz w:val="26"/>
          <w:szCs w:val="26"/>
        </w:rPr>
        <w:t xml:space="preserve"> </w:t>
      </w:r>
      <w:r>
        <w:rPr>
          <w:rFonts w:ascii="Times New Roman" w:hAnsi="Times New Roman"/>
          <w:sz w:val="26"/>
          <w:szCs w:val="26"/>
        </w:rPr>
        <w:t xml:space="preserve">mô tả ràng buộc đối với đoạn </w:t>
      </w:r>
      <w:r w:rsidRPr="004B432E">
        <w:rPr>
          <w:rFonts w:ascii="Times New Roman" w:hAnsi="Times New Roman"/>
          <w:b/>
          <w:i/>
          <w:iCs/>
          <w:sz w:val="26"/>
          <w:szCs w:val="26"/>
        </w:rPr>
        <w:t>a</w:t>
      </w:r>
      <w:r w:rsidRPr="004B432E">
        <w:rPr>
          <w:rFonts w:ascii="Times New Roman" w:hAnsi="Times New Roman"/>
          <w:b/>
          <w:i/>
          <w:iCs/>
          <w:sz w:val="26"/>
          <w:szCs w:val="26"/>
          <w:vertAlign w:val="subscript"/>
        </w:rPr>
        <w:t>l</w:t>
      </w:r>
      <w:r w:rsidRPr="004B432E">
        <w:rPr>
          <w:rFonts w:ascii="Times New Roman" w:hAnsi="Times New Roman"/>
          <w:b/>
          <w:i/>
          <w:iCs/>
          <w:sz w:val="26"/>
          <w:szCs w:val="26"/>
        </w:rPr>
        <w:t>, a</w:t>
      </w:r>
      <w:r w:rsidRPr="004B432E">
        <w:rPr>
          <w:rFonts w:ascii="Times New Roman" w:hAnsi="Times New Roman"/>
          <w:b/>
          <w:i/>
          <w:iCs/>
          <w:sz w:val="26"/>
          <w:szCs w:val="26"/>
          <w:vertAlign w:val="subscript"/>
        </w:rPr>
        <w:t xml:space="preserve">l+1 </w:t>
      </w:r>
      <w:r w:rsidRPr="004B432E">
        <w:rPr>
          <w:rFonts w:ascii="Times New Roman" w:hAnsi="Times New Roman"/>
          <w:b/>
          <w:i/>
          <w:iCs/>
          <w:sz w:val="26"/>
          <w:szCs w:val="26"/>
        </w:rPr>
        <w:t>, …, a</w:t>
      </w:r>
      <w:r w:rsidRPr="004B432E">
        <w:rPr>
          <w:rFonts w:ascii="Times New Roman" w:hAnsi="Times New Roman"/>
          <w:b/>
          <w:i/>
          <w:iCs/>
          <w:sz w:val="26"/>
          <w:szCs w:val="26"/>
          <w:vertAlign w:val="subscript"/>
        </w:rPr>
        <w:t>r</w:t>
      </w:r>
      <w:r w:rsidR="00D27A69">
        <w:rPr>
          <w:rFonts w:ascii="Times New Roman" w:hAnsi="Times New Roman"/>
          <w:b/>
          <w:sz w:val="26"/>
          <w:szCs w:val="26"/>
          <w:vertAlign w:val="subscript"/>
        </w:rPr>
        <w:t>.</w:t>
      </w:r>
    </w:p>
    <w:p w14:paraId="074C4337" w14:textId="0DC051BA" w:rsidR="00D27A69" w:rsidRPr="00726CF0" w:rsidRDefault="00D27A69" w:rsidP="00905C27">
      <w:pPr>
        <w:pStyle w:val="ListParagraph"/>
        <w:numPr>
          <w:ilvl w:val="0"/>
          <w:numId w:val="23"/>
        </w:numPr>
        <w:spacing w:line="312" w:lineRule="auto"/>
        <w:jc w:val="both"/>
        <w:rPr>
          <w:sz w:val="26"/>
          <w:szCs w:val="26"/>
        </w:rPr>
      </w:pPr>
      <w:r>
        <w:rPr>
          <w:rFonts w:ascii="Times New Roman" w:hAnsi="Times New Roman"/>
          <w:bCs/>
          <w:sz w:val="26"/>
          <w:szCs w:val="26"/>
        </w:rPr>
        <w:t xml:space="preserve">Không có ràng buộc về tổng của </w:t>
      </w:r>
      <w:r w:rsidRPr="004B432E">
        <w:rPr>
          <w:rFonts w:ascii="Times New Roman" w:hAnsi="Times New Roman"/>
          <w:b/>
          <w:i/>
          <w:iCs/>
          <w:sz w:val="26"/>
          <w:szCs w:val="26"/>
        </w:rPr>
        <w:t>n</w:t>
      </w:r>
      <w:r>
        <w:rPr>
          <w:rFonts w:ascii="Times New Roman" w:hAnsi="Times New Roman"/>
          <w:b/>
          <w:sz w:val="26"/>
          <w:szCs w:val="26"/>
        </w:rPr>
        <w:t xml:space="preserve">, </w:t>
      </w:r>
      <w:r w:rsidRPr="004B432E">
        <w:rPr>
          <w:rFonts w:ascii="Times New Roman" w:hAnsi="Times New Roman"/>
          <w:b/>
          <w:i/>
          <w:iCs/>
          <w:sz w:val="26"/>
          <w:szCs w:val="26"/>
        </w:rPr>
        <w:t>k</w:t>
      </w:r>
      <w:r>
        <w:rPr>
          <w:rFonts w:ascii="Times New Roman" w:hAnsi="Times New Roman"/>
          <w:bCs/>
          <w:sz w:val="26"/>
          <w:szCs w:val="26"/>
        </w:rPr>
        <w:t xml:space="preserve"> hoặc </w:t>
      </w:r>
      <w:r w:rsidRPr="004B432E">
        <w:rPr>
          <w:rFonts w:ascii="Times New Roman" w:hAnsi="Times New Roman"/>
          <w:b/>
          <w:i/>
          <w:iCs/>
          <w:sz w:val="26"/>
          <w:szCs w:val="26"/>
        </w:rPr>
        <w:t>q</w:t>
      </w:r>
      <w:r>
        <w:rPr>
          <w:rFonts w:ascii="Times New Roman" w:hAnsi="Times New Roman"/>
          <w:bCs/>
          <w:sz w:val="26"/>
          <w:szCs w:val="26"/>
        </w:rPr>
        <w:t xml:space="preserve"> trên tất cả các bộ test.</w:t>
      </w:r>
    </w:p>
    <w:p w14:paraId="1541D700" w14:textId="4E5D839F" w:rsidR="00D27A69" w:rsidRDefault="00905C27" w:rsidP="00726CF0">
      <w:pPr>
        <w:spacing w:line="312" w:lineRule="auto"/>
        <w:jc w:val="both"/>
        <w:rPr>
          <w:sz w:val="26"/>
          <w:szCs w:val="26"/>
        </w:rPr>
      </w:pPr>
      <w:r w:rsidRPr="00726CF0">
        <w:rPr>
          <w:b/>
          <w:bCs/>
          <w:sz w:val="26"/>
          <w:szCs w:val="26"/>
        </w:rPr>
        <w:t>Kết quả</w:t>
      </w:r>
      <w:r w:rsidR="00F66FFC" w:rsidRPr="00726CF0">
        <w:rPr>
          <w:b/>
          <w:bCs/>
          <w:sz w:val="26"/>
          <w:szCs w:val="26"/>
        </w:rPr>
        <w:t xml:space="preserve">: </w:t>
      </w:r>
      <w:r w:rsidR="00F66FFC" w:rsidRPr="00726CF0">
        <w:rPr>
          <w:color w:val="000000"/>
          <w:sz w:val="26"/>
          <w:szCs w:val="26"/>
          <w:lang w:val="vi-VN"/>
        </w:rPr>
        <w:t>Ghi ra file văn bản</w:t>
      </w:r>
      <w:r w:rsidR="00F66FFC" w:rsidRPr="00726CF0">
        <w:rPr>
          <w:color w:val="000000"/>
          <w:sz w:val="26"/>
          <w:szCs w:val="26"/>
        </w:rPr>
        <w:t xml:space="preserve"> </w:t>
      </w:r>
      <w:r w:rsidR="00234FBC">
        <w:rPr>
          <w:b/>
          <w:bCs/>
          <w:sz w:val="26"/>
          <w:szCs w:val="26"/>
        </w:rPr>
        <w:t>MEXARRAY</w:t>
      </w:r>
      <w:r w:rsidR="00F66FFC" w:rsidRPr="00726CF0">
        <w:rPr>
          <w:b/>
          <w:bCs/>
          <w:sz w:val="26"/>
          <w:szCs w:val="26"/>
        </w:rPr>
        <w:t>.OUT</w:t>
      </w:r>
      <w:r w:rsidR="00D27A69">
        <w:rPr>
          <w:sz w:val="26"/>
          <w:szCs w:val="26"/>
        </w:rPr>
        <w:t>:</w:t>
      </w:r>
    </w:p>
    <w:p w14:paraId="3575EE92" w14:textId="6B17D777" w:rsidR="00D27A69" w:rsidRPr="00D27A69" w:rsidRDefault="00D27A69" w:rsidP="006148A7">
      <w:pPr>
        <w:pStyle w:val="ListParagraph"/>
        <w:spacing w:line="312" w:lineRule="auto"/>
        <w:jc w:val="both"/>
        <w:rPr>
          <w:sz w:val="26"/>
          <w:szCs w:val="26"/>
        </w:rPr>
      </w:pPr>
      <w:r>
        <w:rPr>
          <w:rFonts w:ascii="Times New Roman" w:hAnsi="Times New Roman"/>
          <w:sz w:val="26"/>
          <w:szCs w:val="26"/>
        </w:rPr>
        <w:t xml:space="preserve">Với mỗi bộ test, in ra một dòng duy nhất </w:t>
      </w:r>
      <w:r w:rsidRPr="00D27A69">
        <w:rPr>
          <w:rFonts w:ascii="Times New Roman" w:hAnsi="Times New Roman"/>
          <w:sz w:val="26"/>
          <w:szCs w:val="26"/>
        </w:rPr>
        <w:t xml:space="preserve">chứa mảng </w:t>
      </w:r>
      <w:r w:rsidRPr="00D27A69">
        <w:rPr>
          <w:rFonts w:ascii="Times New Roman" w:hAnsi="Times New Roman"/>
          <w:b/>
          <w:bCs/>
          <w:sz w:val="26"/>
          <w:szCs w:val="26"/>
        </w:rPr>
        <w:t>meximum</w:t>
      </w:r>
      <w:r w:rsidRPr="00D27A69">
        <w:rPr>
          <w:rFonts w:ascii="Times New Roman" w:hAnsi="Times New Roman"/>
          <w:sz w:val="26"/>
          <w:szCs w:val="26"/>
        </w:rPr>
        <w:t xml:space="preserve"> </w:t>
      </w:r>
      <w:r w:rsidRPr="004B432E">
        <w:rPr>
          <w:rFonts w:ascii="Times New Roman" w:hAnsi="Times New Roman"/>
          <w:i/>
          <w:iCs/>
          <w:sz w:val="26"/>
          <w:szCs w:val="26"/>
        </w:rPr>
        <w:t>a</w:t>
      </w:r>
      <w:r w:rsidRPr="004B432E">
        <w:rPr>
          <w:rFonts w:ascii="Times New Roman" w:hAnsi="Times New Roman"/>
          <w:i/>
          <w:iCs/>
          <w:sz w:val="26"/>
          <w:szCs w:val="26"/>
          <w:vertAlign w:val="subscript"/>
        </w:rPr>
        <w:t>1</w:t>
      </w:r>
      <w:r w:rsidRPr="004B432E">
        <w:rPr>
          <w:rFonts w:ascii="Times New Roman" w:hAnsi="Times New Roman"/>
          <w:i/>
          <w:iCs/>
          <w:sz w:val="26"/>
          <w:szCs w:val="26"/>
        </w:rPr>
        <w:t>, a</w:t>
      </w:r>
      <w:r w:rsidRPr="004B432E">
        <w:rPr>
          <w:rFonts w:ascii="Times New Roman" w:hAnsi="Times New Roman"/>
          <w:i/>
          <w:iCs/>
          <w:sz w:val="26"/>
          <w:szCs w:val="26"/>
          <w:vertAlign w:val="subscript"/>
        </w:rPr>
        <w:t>2</w:t>
      </w:r>
      <w:r w:rsidRPr="004B432E">
        <w:rPr>
          <w:rFonts w:ascii="Times New Roman" w:hAnsi="Times New Roman"/>
          <w:i/>
          <w:iCs/>
          <w:sz w:val="26"/>
          <w:szCs w:val="26"/>
        </w:rPr>
        <w:t>, …, a</w:t>
      </w:r>
      <w:r w:rsidRPr="004B432E">
        <w:rPr>
          <w:rFonts w:ascii="Times New Roman" w:hAnsi="Times New Roman"/>
          <w:i/>
          <w:iCs/>
          <w:sz w:val="26"/>
          <w:szCs w:val="26"/>
          <w:vertAlign w:val="subscript"/>
        </w:rPr>
        <w:t>n</w:t>
      </w:r>
      <w:r>
        <w:rPr>
          <w:rFonts w:ascii="Times New Roman" w:hAnsi="Times New Roman"/>
          <w:sz w:val="26"/>
          <w:szCs w:val="26"/>
        </w:rPr>
        <w:t>.</w:t>
      </w:r>
    </w:p>
    <w:p w14:paraId="78201B03" w14:textId="77777777" w:rsidR="00BD67F1" w:rsidRPr="00157515" w:rsidRDefault="00BD67F1" w:rsidP="00BD67F1">
      <w:pPr>
        <w:spacing w:line="312" w:lineRule="auto"/>
        <w:jc w:val="both"/>
        <w:rPr>
          <w:b/>
          <w:bCs/>
          <w:i/>
          <w:iCs/>
          <w:sz w:val="26"/>
          <w:szCs w:val="26"/>
        </w:rPr>
      </w:pPr>
      <w:r w:rsidRPr="00157515">
        <w:rPr>
          <w:b/>
          <w:bCs/>
          <w:i/>
          <w:iCs/>
          <w:sz w:val="26"/>
          <w:szCs w:val="26"/>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tblGrid>
      <w:tr w:rsidR="00BD67F1" w:rsidRPr="00157515" w14:paraId="17250EF5" w14:textId="77777777">
        <w:trPr>
          <w:jc w:val="center"/>
        </w:trPr>
        <w:tc>
          <w:tcPr>
            <w:tcW w:w="2835" w:type="dxa"/>
          </w:tcPr>
          <w:p w14:paraId="02B9297F" w14:textId="0E3DC64B" w:rsidR="00BD67F1" w:rsidRPr="00157515" w:rsidRDefault="00234FBC">
            <w:pPr>
              <w:spacing w:line="312" w:lineRule="auto"/>
              <w:jc w:val="center"/>
              <w:rPr>
                <w:b/>
                <w:sz w:val="26"/>
                <w:szCs w:val="26"/>
              </w:rPr>
            </w:pPr>
            <w:r>
              <w:rPr>
                <w:b/>
                <w:bCs/>
                <w:sz w:val="26"/>
                <w:szCs w:val="26"/>
              </w:rPr>
              <w:t>MEXARRAY</w:t>
            </w:r>
            <w:r w:rsidR="00BD67F1" w:rsidRPr="00157515">
              <w:rPr>
                <w:b/>
                <w:sz w:val="26"/>
                <w:szCs w:val="26"/>
              </w:rPr>
              <w:t>.INP</w:t>
            </w:r>
          </w:p>
        </w:tc>
        <w:tc>
          <w:tcPr>
            <w:tcW w:w="2835" w:type="dxa"/>
          </w:tcPr>
          <w:p w14:paraId="147993BA" w14:textId="049F0B95" w:rsidR="00BD67F1" w:rsidRPr="00157515" w:rsidRDefault="00234FBC">
            <w:pPr>
              <w:spacing w:line="312" w:lineRule="auto"/>
              <w:jc w:val="center"/>
              <w:rPr>
                <w:b/>
                <w:sz w:val="26"/>
                <w:szCs w:val="26"/>
              </w:rPr>
            </w:pPr>
            <w:r>
              <w:rPr>
                <w:b/>
                <w:bCs/>
                <w:sz w:val="26"/>
                <w:szCs w:val="26"/>
              </w:rPr>
              <w:t>MEXARRAY</w:t>
            </w:r>
            <w:r w:rsidR="00BD67F1" w:rsidRPr="00157515">
              <w:rPr>
                <w:b/>
                <w:bCs/>
                <w:sz w:val="26"/>
                <w:szCs w:val="26"/>
              </w:rPr>
              <w:t>.OUT</w:t>
            </w:r>
          </w:p>
        </w:tc>
      </w:tr>
      <w:tr w:rsidR="00BD67F1" w:rsidRPr="00157515" w14:paraId="4CB5734B" w14:textId="77777777">
        <w:trPr>
          <w:jc w:val="center"/>
        </w:trPr>
        <w:tc>
          <w:tcPr>
            <w:tcW w:w="2835" w:type="dxa"/>
          </w:tcPr>
          <w:p w14:paraId="07C2096F" w14:textId="77777777" w:rsidR="00D27A69" w:rsidRPr="00D27A69" w:rsidRDefault="00D27A69" w:rsidP="00A339E5">
            <w:pPr>
              <w:spacing w:line="360" w:lineRule="auto"/>
              <w:jc w:val="both"/>
              <w:rPr>
                <w:sz w:val="26"/>
                <w:szCs w:val="26"/>
              </w:rPr>
            </w:pPr>
            <w:r w:rsidRPr="00D27A69">
              <w:rPr>
                <w:sz w:val="26"/>
                <w:szCs w:val="26"/>
              </w:rPr>
              <w:t>4</w:t>
            </w:r>
          </w:p>
          <w:p w14:paraId="39F099AD" w14:textId="77777777" w:rsidR="00D27A69" w:rsidRPr="00D27A69" w:rsidRDefault="00D27A69" w:rsidP="00D27A69">
            <w:pPr>
              <w:spacing w:line="312" w:lineRule="auto"/>
              <w:jc w:val="both"/>
              <w:rPr>
                <w:sz w:val="26"/>
                <w:szCs w:val="26"/>
              </w:rPr>
            </w:pPr>
            <w:r w:rsidRPr="00D27A69">
              <w:rPr>
                <w:sz w:val="26"/>
                <w:szCs w:val="26"/>
              </w:rPr>
              <w:t>6 2 2</w:t>
            </w:r>
          </w:p>
          <w:p w14:paraId="5E445E15" w14:textId="77777777" w:rsidR="00D27A69" w:rsidRPr="00D27A69" w:rsidRDefault="00D27A69" w:rsidP="00D27A69">
            <w:pPr>
              <w:spacing w:line="312" w:lineRule="auto"/>
              <w:jc w:val="both"/>
              <w:rPr>
                <w:sz w:val="26"/>
                <w:szCs w:val="26"/>
              </w:rPr>
            </w:pPr>
            <w:r w:rsidRPr="00D27A69">
              <w:rPr>
                <w:sz w:val="26"/>
                <w:szCs w:val="26"/>
              </w:rPr>
              <w:t>1 1 3</w:t>
            </w:r>
          </w:p>
          <w:p w14:paraId="7FDA3C78" w14:textId="77777777" w:rsidR="00D27A69" w:rsidRPr="00D27A69" w:rsidRDefault="00D27A69" w:rsidP="00A339E5">
            <w:pPr>
              <w:spacing w:line="360" w:lineRule="auto"/>
              <w:jc w:val="both"/>
              <w:rPr>
                <w:sz w:val="26"/>
                <w:szCs w:val="26"/>
              </w:rPr>
            </w:pPr>
            <w:r w:rsidRPr="00D27A69">
              <w:rPr>
                <w:sz w:val="26"/>
                <w:szCs w:val="26"/>
              </w:rPr>
              <w:t>2 2 6</w:t>
            </w:r>
          </w:p>
          <w:p w14:paraId="724EB68F" w14:textId="77777777" w:rsidR="00D27A69" w:rsidRPr="00D27A69" w:rsidRDefault="00D27A69" w:rsidP="00D27A69">
            <w:pPr>
              <w:spacing w:line="312" w:lineRule="auto"/>
              <w:jc w:val="both"/>
              <w:rPr>
                <w:sz w:val="26"/>
                <w:szCs w:val="26"/>
              </w:rPr>
            </w:pPr>
            <w:r w:rsidRPr="00D27A69">
              <w:rPr>
                <w:sz w:val="26"/>
                <w:szCs w:val="26"/>
              </w:rPr>
              <w:t>3 3 1</w:t>
            </w:r>
          </w:p>
          <w:p w14:paraId="50BE8C9A" w14:textId="77777777" w:rsidR="00D27A69" w:rsidRPr="00D27A69" w:rsidRDefault="00D27A69" w:rsidP="00A339E5">
            <w:pPr>
              <w:spacing w:line="360" w:lineRule="auto"/>
              <w:jc w:val="both"/>
              <w:rPr>
                <w:sz w:val="26"/>
                <w:szCs w:val="26"/>
              </w:rPr>
            </w:pPr>
            <w:r w:rsidRPr="00D27A69">
              <w:rPr>
                <w:sz w:val="26"/>
                <w:szCs w:val="26"/>
              </w:rPr>
              <w:t>2 1 3</w:t>
            </w:r>
          </w:p>
          <w:p w14:paraId="3924C524" w14:textId="77777777" w:rsidR="00D27A69" w:rsidRPr="00D27A69" w:rsidRDefault="00D27A69" w:rsidP="00D27A69">
            <w:pPr>
              <w:spacing w:line="312" w:lineRule="auto"/>
              <w:jc w:val="both"/>
              <w:rPr>
                <w:sz w:val="26"/>
                <w:szCs w:val="26"/>
              </w:rPr>
            </w:pPr>
            <w:r w:rsidRPr="00D27A69">
              <w:rPr>
                <w:sz w:val="26"/>
                <w:szCs w:val="26"/>
              </w:rPr>
              <w:t>3 3 2</w:t>
            </w:r>
          </w:p>
          <w:p w14:paraId="52ABBDB5" w14:textId="77777777" w:rsidR="00D27A69" w:rsidRPr="00D27A69" w:rsidRDefault="00D27A69" w:rsidP="00D27A69">
            <w:pPr>
              <w:spacing w:line="312" w:lineRule="auto"/>
              <w:jc w:val="both"/>
              <w:rPr>
                <w:sz w:val="26"/>
                <w:szCs w:val="26"/>
              </w:rPr>
            </w:pPr>
            <w:r w:rsidRPr="00D27A69">
              <w:rPr>
                <w:sz w:val="26"/>
                <w:szCs w:val="26"/>
              </w:rPr>
              <w:t>1 1 1</w:t>
            </w:r>
          </w:p>
          <w:p w14:paraId="2199BB79" w14:textId="77777777" w:rsidR="00D27A69" w:rsidRPr="00D27A69" w:rsidRDefault="00D27A69" w:rsidP="00A339E5">
            <w:pPr>
              <w:spacing w:line="360" w:lineRule="auto"/>
              <w:jc w:val="both"/>
              <w:rPr>
                <w:sz w:val="26"/>
                <w:szCs w:val="26"/>
              </w:rPr>
            </w:pPr>
            <w:r w:rsidRPr="00D27A69">
              <w:rPr>
                <w:sz w:val="26"/>
                <w:szCs w:val="26"/>
              </w:rPr>
              <w:t>1 3 3</w:t>
            </w:r>
          </w:p>
          <w:p w14:paraId="21B9C7F5" w14:textId="77777777" w:rsidR="00D27A69" w:rsidRPr="00D27A69" w:rsidRDefault="00D27A69" w:rsidP="00D27A69">
            <w:pPr>
              <w:spacing w:line="312" w:lineRule="auto"/>
              <w:jc w:val="both"/>
              <w:rPr>
                <w:sz w:val="26"/>
                <w:szCs w:val="26"/>
              </w:rPr>
            </w:pPr>
            <w:r w:rsidRPr="00D27A69">
              <w:rPr>
                <w:sz w:val="26"/>
                <w:szCs w:val="26"/>
              </w:rPr>
              <w:t>3 2 2</w:t>
            </w:r>
          </w:p>
          <w:p w14:paraId="6F38C1EA" w14:textId="77777777" w:rsidR="00D27A69" w:rsidRPr="00D27A69" w:rsidRDefault="00D27A69" w:rsidP="00D27A69">
            <w:pPr>
              <w:spacing w:line="312" w:lineRule="auto"/>
              <w:jc w:val="both"/>
              <w:rPr>
                <w:sz w:val="26"/>
                <w:szCs w:val="26"/>
              </w:rPr>
            </w:pPr>
            <w:r w:rsidRPr="00D27A69">
              <w:rPr>
                <w:sz w:val="26"/>
                <w:szCs w:val="26"/>
              </w:rPr>
              <w:t>2 1 2</w:t>
            </w:r>
          </w:p>
          <w:p w14:paraId="2BBFE2D7" w14:textId="6F742BE3" w:rsidR="00A17EC1" w:rsidRPr="00157515" w:rsidRDefault="00D27A69" w:rsidP="00D27A69">
            <w:pPr>
              <w:spacing w:line="312" w:lineRule="auto"/>
              <w:jc w:val="both"/>
              <w:rPr>
                <w:sz w:val="26"/>
                <w:szCs w:val="26"/>
              </w:rPr>
            </w:pPr>
            <w:r w:rsidRPr="00D27A69">
              <w:rPr>
                <w:sz w:val="26"/>
                <w:szCs w:val="26"/>
              </w:rPr>
              <w:t>2 2 3</w:t>
            </w:r>
          </w:p>
        </w:tc>
        <w:tc>
          <w:tcPr>
            <w:tcW w:w="2835" w:type="dxa"/>
          </w:tcPr>
          <w:p w14:paraId="71B9F74E" w14:textId="5DAD5DEF" w:rsidR="00A339E5" w:rsidRDefault="00A339E5">
            <w:pPr>
              <w:spacing w:line="312" w:lineRule="auto"/>
              <w:jc w:val="both"/>
              <w:rPr>
                <w:sz w:val="26"/>
                <w:szCs w:val="26"/>
              </w:rPr>
            </w:pPr>
            <w:r w:rsidRPr="00A339E5">
              <w:rPr>
                <w:sz w:val="26"/>
                <w:szCs w:val="26"/>
              </w:rPr>
              <w:t>2 5 4 3 0 1</w:t>
            </w:r>
          </w:p>
          <w:p w14:paraId="7635A6DF" w14:textId="120B7C54" w:rsidR="00A339E5" w:rsidRDefault="00A339E5">
            <w:pPr>
              <w:spacing w:line="312" w:lineRule="auto"/>
              <w:jc w:val="both"/>
              <w:rPr>
                <w:sz w:val="26"/>
                <w:szCs w:val="26"/>
              </w:rPr>
            </w:pPr>
            <w:r w:rsidRPr="00A339E5">
              <w:rPr>
                <w:sz w:val="26"/>
                <w:szCs w:val="26"/>
              </w:rPr>
              <w:t>2 0 1</w:t>
            </w:r>
          </w:p>
          <w:p w14:paraId="037753E5" w14:textId="33D7B3E2" w:rsidR="00A339E5" w:rsidRDefault="00A339E5">
            <w:pPr>
              <w:spacing w:line="312" w:lineRule="auto"/>
              <w:jc w:val="both"/>
              <w:rPr>
                <w:sz w:val="26"/>
                <w:szCs w:val="26"/>
              </w:rPr>
            </w:pPr>
            <w:r w:rsidRPr="00A339E5">
              <w:rPr>
                <w:sz w:val="26"/>
                <w:szCs w:val="26"/>
              </w:rPr>
              <w:t>3 3 3</w:t>
            </w:r>
          </w:p>
          <w:p w14:paraId="592881AF" w14:textId="77777777" w:rsidR="00A339E5" w:rsidRPr="00A339E5" w:rsidRDefault="00A339E5" w:rsidP="00A339E5">
            <w:pPr>
              <w:spacing w:line="312" w:lineRule="auto"/>
              <w:jc w:val="both"/>
              <w:rPr>
                <w:sz w:val="26"/>
                <w:szCs w:val="26"/>
              </w:rPr>
            </w:pPr>
            <w:r w:rsidRPr="00A339E5">
              <w:rPr>
                <w:sz w:val="26"/>
                <w:szCs w:val="26"/>
              </w:rPr>
              <w:t>1 0 1</w:t>
            </w:r>
          </w:p>
          <w:p w14:paraId="7B6E2CB1" w14:textId="1893CDB1" w:rsidR="00A339E5" w:rsidRPr="00157515" w:rsidRDefault="00A339E5">
            <w:pPr>
              <w:spacing w:line="312" w:lineRule="auto"/>
              <w:jc w:val="both"/>
              <w:rPr>
                <w:sz w:val="26"/>
                <w:szCs w:val="26"/>
              </w:rPr>
            </w:pPr>
          </w:p>
        </w:tc>
      </w:tr>
    </w:tbl>
    <w:p w14:paraId="2698AFCA" w14:textId="77777777" w:rsidR="00157515" w:rsidRPr="00157515" w:rsidRDefault="00157515" w:rsidP="005D7ABC">
      <w:pPr>
        <w:spacing w:line="312" w:lineRule="auto"/>
        <w:jc w:val="both"/>
        <w:rPr>
          <w:bCs/>
          <w:sz w:val="8"/>
          <w:szCs w:val="8"/>
        </w:rPr>
      </w:pPr>
    </w:p>
    <w:p w14:paraId="4A9C8E08" w14:textId="568530C0" w:rsidR="005D7ABC" w:rsidRPr="00B36E84" w:rsidRDefault="005D7ABC" w:rsidP="005D7ABC">
      <w:pPr>
        <w:spacing w:line="312" w:lineRule="auto"/>
        <w:jc w:val="both"/>
        <w:rPr>
          <w:bCs/>
          <w:sz w:val="26"/>
          <w:szCs w:val="26"/>
        </w:rPr>
      </w:pPr>
      <w:r w:rsidRPr="00157515">
        <w:rPr>
          <w:bCs/>
          <w:sz w:val="26"/>
          <w:szCs w:val="26"/>
        </w:rPr>
        <w:t xml:space="preserve">• </w:t>
      </w:r>
      <w:r w:rsidRPr="004B432E">
        <w:rPr>
          <w:bCs/>
          <w:i/>
          <w:iCs/>
          <w:sz w:val="26"/>
          <w:szCs w:val="26"/>
        </w:rPr>
        <w:t>Subtask 1 (</w:t>
      </w:r>
      <w:del w:id="4" w:author="Mon Hoàng Đức" w:date="2025-11-29T11:17:00Z" w16du:dateUtc="2025-11-29T04:17:00Z">
        <w:r w:rsidR="00555588" w:rsidRPr="004B432E" w:rsidDel="008C2E7F">
          <w:rPr>
            <w:bCs/>
            <w:i/>
            <w:iCs/>
            <w:sz w:val="26"/>
            <w:szCs w:val="26"/>
          </w:rPr>
          <w:delText>2</w:delText>
        </w:r>
        <w:r w:rsidRPr="004B432E" w:rsidDel="008C2E7F">
          <w:rPr>
            <w:bCs/>
            <w:i/>
            <w:iCs/>
            <w:sz w:val="26"/>
            <w:szCs w:val="26"/>
          </w:rPr>
          <w:delText>0</w:delText>
        </w:r>
      </w:del>
      <w:ins w:id="5" w:author="Mon Hoàng Đức" w:date="2025-11-29T11:17:00Z" w16du:dateUtc="2025-11-29T04:17:00Z">
        <w:r w:rsidR="008C2E7F">
          <w:rPr>
            <w:bCs/>
            <w:i/>
            <w:iCs/>
            <w:sz w:val="26"/>
            <w:szCs w:val="26"/>
          </w:rPr>
          <w:t>60</w:t>
        </w:r>
      </w:ins>
      <w:r w:rsidRPr="004B432E">
        <w:rPr>
          <w:bCs/>
          <w:i/>
          <w:iCs/>
          <w:sz w:val="26"/>
          <w:szCs w:val="26"/>
        </w:rPr>
        <w:t>% số test)</w:t>
      </w:r>
      <w:r w:rsidRPr="004B432E">
        <w:rPr>
          <w:bCs/>
          <w:sz w:val="26"/>
          <w:szCs w:val="26"/>
        </w:rPr>
        <w:t>:</w:t>
      </w:r>
      <w:r w:rsidRPr="00157515">
        <w:rPr>
          <w:bCs/>
          <w:sz w:val="26"/>
          <w:szCs w:val="26"/>
        </w:rPr>
        <w:t xml:space="preserve"> </w:t>
      </w:r>
      <w:r w:rsidR="00555588" w:rsidRPr="00555588">
        <w:rPr>
          <w:b/>
          <w:i/>
          <w:iCs/>
          <w:sz w:val="26"/>
          <w:szCs w:val="26"/>
        </w:rPr>
        <w:t>t</w:t>
      </w:r>
      <w:r w:rsidRPr="00555588">
        <w:rPr>
          <w:b/>
          <w:i/>
          <w:iCs/>
          <w:sz w:val="26"/>
          <w:szCs w:val="26"/>
        </w:rPr>
        <w:t xml:space="preserve"> ≤ </w:t>
      </w:r>
      <w:r w:rsidR="00555588" w:rsidRPr="00555588">
        <w:rPr>
          <w:b/>
          <w:i/>
          <w:iCs/>
          <w:sz w:val="26"/>
          <w:szCs w:val="26"/>
        </w:rPr>
        <w:t>20</w:t>
      </w:r>
      <w:r w:rsidR="00555588" w:rsidRPr="00555588">
        <w:rPr>
          <w:bCs/>
          <w:i/>
          <w:iCs/>
          <w:sz w:val="26"/>
          <w:szCs w:val="26"/>
        </w:rPr>
        <w:t xml:space="preserve">, </w:t>
      </w:r>
      <w:r w:rsidR="00555588" w:rsidRPr="00555588">
        <w:rPr>
          <w:b/>
          <w:i/>
          <w:iCs/>
          <w:sz w:val="26"/>
          <w:szCs w:val="26"/>
        </w:rPr>
        <w:t>n ≤ 40</w:t>
      </w:r>
      <w:r w:rsidR="00555588" w:rsidRPr="00555588">
        <w:rPr>
          <w:bCs/>
          <w:i/>
          <w:iCs/>
          <w:sz w:val="26"/>
          <w:szCs w:val="26"/>
        </w:rPr>
        <w:t xml:space="preserve">, </w:t>
      </w:r>
      <w:r w:rsidR="00555588" w:rsidRPr="00555588">
        <w:rPr>
          <w:b/>
          <w:i/>
          <w:iCs/>
          <w:sz w:val="26"/>
          <w:szCs w:val="26"/>
        </w:rPr>
        <w:t>k ≤ 2</w:t>
      </w:r>
      <w:r w:rsidR="00555588">
        <w:rPr>
          <w:b/>
          <w:i/>
          <w:iCs/>
          <w:sz w:val="26"/>
          <w:szCs w:val="26"/>
        </w:rPr>
        <w:t>0</w:t>
      </w:r>
      <w:r w:rsidR="009C0D09">
        <w:rPr>
          <w:bCs/>
          <w:sz w:val="26"/>
          <w:szCs w:val="26"/>
        </w:rPr>
        <w:t>.</w:t>
      </w:r>
    </w:p>
    <w:p w14:paraId="791CE957" w14:textId="50F3618C" w:rsidR="00157515" w:rsidRPr="006148A7" w:rsidRDefault="005D7ABC" w:rsidP="00711D21">
      <w:pPr>
        <w:spacing w:line="312" w:lineRule="auto"/>
        <w:jc w:val="both"/>
        <w:rPr>
          <w:bCs/>
          <w:sz w:val="26"/>
          <w:szCs w:val="26"/>
        </w:rPr>
      </w:pPr>
      <w:r w:rsidRPr="00157515">
        <w:rPr>
          <w:bCs/>
          <w:sz w:val="26"/>
          <w:szCs w:val="26"/>
        </w:rPr>
        <w:t xml:space="preserve">• </w:t>
      </w:r>
      <w:r w:rsidRPr="004B432E">
        <w:rPr>
          <w:bCs/>
          <w:i/>
          <w:iCs/>
          <w:sz w:val="26"/>
          <w:szCs w:val="26"/>
        </w:rPr>
        <w:t>Subtask 2 (</w:t>
      </w:r>
      <w:del w:id="6" w:author="Mon Hoàng Đức" w:date="2025-11-29T11:17:00Z" w16du:dateUtc="2025-11-29T04:17:00Z">
        <w:r w:rsidR="00555588" w:rsidRPr="004B432E" w:rsidDel="008C2E7F">
          <w:rPr>
            <w:bCs/>
            <w:i/>
            <w:iCs/>
            <w:sz w:val="26"/>
            <w:szCs w:val="26"/>
          </w:rPr>
          <w:delText>8</w:delText>
        </w:r>
        <w:r w:rsidRPr="004B432E" w:rsidDel="008C2E7F">
          <w:rPr>
            <w:bCs/>
            <w:i/>
            <w:iCs/>
            <w:sz w:val="26"/>
            <w:szCs w:val="26"/>
          </w:rPr>
          <w:delText>0</w:delText>
        </w:r>
      </w:del>
      <w:ins w:id="7" w:author="Mon Hoàng Đức" w:date="2025-11-29T11:17:00Z" w16du:dateUtc="2025-11-29T04:17:00Z">
        <w:r w:rsidR="008C2E7F">
          <w:rPr>
            <w:bCs/>
            <w:i/>
            <w:iCs/>
            <w:sz w:val="26"/>
            <w:szCs w:val="26"/>
          </w:rPr>
          <w:t>40</w:t>
        </w:r>
      </w:ins>
      <w:r w:rsidRPr="004B432E">
        <w:rPr>
          <w:bCs/>
          <w:i/>
          <w:iCs/>
          <w:sz w:val="26"/>
          <w:szCs w:val="26"/>
        </w:rPr>
        <w:t>% số test)</w:t>
      </w:r>
      <w:r w:rsidRPr="004B432E">
        <w:rPr>
          <w:bCs/>
          <w:sz w:val="26"/>
          <w:szCs w:val="26"/>
        </w:rPr>
        <w:t>:</w:t>
      </w:r>
      <w:r w:rsidRPr="00157515">
        <w:rPr>
          <w:bCs/>
          <w:sz w:val="26"/>
          <w:szCs w:val="26"/>
        </w:rPr>
        <w:t xml:space="preserve"> Không có giới hạn gì thêm</w:t>
      </w:r>
      <w:r w:rsidR="00B36E84">
        <w:rPr>
          <w:bCs/>
          <w:sz w:val="26"/>
          <w:szCs w:val="26"/>
        </w:rPr>
        <w:t>.</w:t>
      </w:r>
    </w:p>
    <w:p w14:paraId="5BF9F761" w14:textId="77777777" w:rsidR="0092244D" w:rsidRDefault="0092244D" w:rsidP="00711D21">
      <w:pPr>
        <w:spacing w:line="312" w:lineRule="auto"/>
        <w:jc w:val="both"/>
        <w:rPr>
          <w:b/>
          <w:sz w:val="26"/>
          <w:szCs w:val="26"/>
        </w:rPr>
      </w:pPr>
    </w:p>
    <w:p w14:paraId="6530AAD6" w14:textId="7CB23721" w:rsidR="00F00935" w:rsidRPr="00157515" w:rsidRDefault="00F00935" w:rsidP="00711D21">
      <w:pPr>
        <w:spacing w:line="312" w:lineRule="auto"/>
        <w:jc w:val="both"/>
        <w:rPr>
          <w:b/>
          <w:sz w:val="26"/>
          <w:szCs w:val="26"/>
        </w:rPr>
      </w:pPr>
      <w:r w:rsidRPr="00157515">
        <w:rPr>
          <w:b/>
          <w:sz w:val="26"/>
          <w:szCs w:val="26"/>
        </w:rPr>
        <w:lastRenderedPageBreak/>
        <w:t xml:space="preserve">Bài 3 (4 điểm):  </w:t>
      </w:r>
      <w:r w:rsidR="004B7C77">
        <w:rPr>
          <w:b/>
          <w:bCs/>
          <w:color w:val="000000"/>
          <w:sz w:val="26"/>
          <w:szCs w:val="26"/>
        </w:rPr>
        <w:t>SDIFF Kiến thông minh</w:t>
      </w:r>
    </w:p>
    <w:p w14:paraId="4F0F96AD" w14:textId="5D6285C1" w:rsidR="00FC0A26" w:rsidRDefault="004B7C77" w:rsidP="004B7C77">
      <w:pPr>
        <w:pStyle w:val="BodyText"/>
        <w:spacing w:line="312" w:lineRule="auto"/>
        <w:ind w:firstLine="720"/>
        <w:jc w:val="both"/>
        <w:rPr>
          <w:bCs/>
          <w:lang w:val="en-US"/>
        </w:rPr>
      </w:pPr>
      <w:r w:rsidRPr="004B7C77">
        <w:rPr>
          <w:bCs/>
          <w:lang w:val="en-US"/>
        </w:rPr>
        <w:t>Kiến chúa tổ chức cuộc thi cấp chứng chỉ “kiến thông minh”. Trên một đoạn thẳng nằm</w:t>
      </w:r>
      <w:r>
        <w:rPr>
          <w:bCs/>
          <w:lang w:val="en-US"/>
        </w:rPr>
        <w:t xml:space="preserve"> </w:t>
      </w:r>
      <w:r w:rsidRPr="004B7C77">
        <w:rPr>
          <w:bCs/>
          <w:lang w:val="en-US"/>
        </w:rPr>
        <w:t>ngang,</w:t>
      </w:r>
      <w:r>
        <w:rPr>
          <w:bCs/>
          <w:lang w:val="en-US"/>
        </w:rPr>
        <w:t xml:space="preserve"> </w:t>
      </w:r>
      <w:r w:rsidRPr="004B7C77">
        <w:rPr>
          <w:bCs/>
          <w:lang w:val="en-US"/>
        </w:rPr>
        <w:t xml:space="preserve">Kiến chúa rải </w:t>
      </w:r>
      <w:r w:rsidRPr="004B432E">
        <w:rPr>
          <w:b/>
          <w:i/>
          <w:iCs/>
          <w:lang w:val="en-US"/>
        </w:rPr>
        <w:t>n</w:t>
      </w:r>
      <w:r w:rsidRPr="004B7C77">
        <w:rPr>
          <w:bCs/>
          <w:lang w:val="en-US"/>
        </w:rPr>
        <w:t xml:space="preserve"> miếng đường đánh số từ </w:t>
      </w:r>
      <w:r w:rsidRPr="004B432E">
        <w:rPr>
          <w:b/>
          <w:i/>
          <w:iCs/>
          <w:lang w:val="en-US"/>
        </w:rPr>
        <w:t>1</w:t>
      </w:r>
      <w:r w:rsidRPr="004B7C77">
        <w:rPr>
          <w:bCs/>
          <w:lang w:val="en-US"/>
        </w:rPr>
        <w:t xml:space="preserve"> đến </w:t>
      </w:r>
      <w:r w:rsidRPr="004B432E">
        <w:rPr>
          <w:b/>
          <w:i/>
          <w:iCs/>
          <w:lang w:val="en-US"/>
        </w:rPr>
        <w:t>n</w:t>
      </w:r>
      <w:r w:rsidRPr="004B7C77">
        <w:rPr>
          <w:bCs/>
          <w:lang w:val="en-US"/>
        </w:rPr>
        <w:t xml:space="preserve"> theo thứ tự từ trái qua phải, miếng đường thứ </w:t>
      </w:r>
      <w:r w:rsidRPr="004B432E">
        <w:rPr>
          <w:b/>
          <w:i/>
          <w:iCs/>
          <w:lang w:val="en-US"/>
        </w:rPr>
        <w:t>i</w:t>
      </w:r>
      <w:r w:rsidRPr="00C95106">
        <w:rPr>
          <w:b/>
          <w:lang w:val="en-US"/>
        </w:rPr>
        <w:t xml:space="preserve"> </w:t>
      </w:r>
      <w:r w:rsidRPr="004B7C77">
        <w:rPr>
          <w:bCs/>
          <w:lang w:val="en-US"/>
        </w:rPr>
        <w:t>có</w:t>
      </w:r>
      <w:r>
        <w:rPr>
          <w:bCs/>
          <w:lang w:val="en-US"/>
        </w:rPr>
        <w:t xml:space="preserve"> trọng lượng </w:t>
      </w:r>
      <w:r w:rsidRPr="004B432E">
        <w:rPr>
          <w:b/>
          <w:i/>
          <w:iCs/>
          <w:lang w:val="en-US"/>
        </w:rPr>
        <w:t>w</w:t>
      </w:r>
      <w:r w:rsidRPr="004B432E">
        <w:rPr>
          <w:b/>
          <w:i/>
          <w:iCs/>
          <w:vertAlign w:val="subscript"/>
          <w:lang w:val="en-US"/>
        </w:rPr>
        <w:t>i</w:t>
      </w:r>
      <w:r>
        <w:rPr>
          <w:bCs/>
          <w:lang w:val="en-US"/>
        </w:rPr>
        <w:t>.</w:t>
      </w:r>
    </w:p>
    <w:p w14:paraId="7A5D4FD0" w14:textId="3E463B70" w:rsidR="004B7C77" w:rsidRDefault="004B7C77" w:rsidP="004B7C77">
      <w:pPr>
        <w:pStyle w:val="BodyText"/>
        <w:spacing w:line="312" w:lineRule="auto"/>
        <w:ind w:firstLine="720"/>
        <w:jc w:val="both"/>
        <w:rPr>
          <w:bCs/>
          <w:lang w:val="en-US"/>
        </w:rPr>
      </w:pPr>
      <w:r w:rsidRPr="004B7C77">
        <w:rPr>
          <w:bCs/>
          <w:lang w:val="en-US"/>
        </w:rPr>
        <w:t>Mỗi chú kiến thợ vào thi sẽ phải tìm ra một đoạn liên tiếp các miếng đường</w:t>
      </w:r>
      <w:r w:rsidR="00374BC0">
        <w:rPr>
          <w:bCs/>
          <w:lang w:val="en-US"/>
        </w:rPr>
        <w:t xml:space="preserve"> (từ vị trí </w:t>
      </w:r>
      <w:r w:rsidR="00374BC0">
        <w:rPr>
          <w:bCs/>
          <w:i/>
          <w:iCs/>
          <w:lang w:val="en-US"/>
        </w:rPr>
        <w:t>L</w:t>
      </w:r>
      <w:r w:rsidR="00374BC0">
        <w:rPr>
          <w:bCs/>
          <w:lang w:val="en-US"/>
        </w:rPr>
        <w:t xml:space="preserve"> đến </w:t>
      </w:r>
      <w:r w:rsidR="00374BC0">
        <w:rPr>
          <w:bCs/>
          <w:i/>
          <w:iCs/>
          <w:lang w:val="en-US"/>
        </w:rPr>
        <w:t>R</w:t>
      </w:r>
      <w:r w:rsidR="00374BC0">
        <w:rPr>
          <w:bCs/>
          <w:lang w:val="en-US"/>
        </w:rPr>
        <w:t>)</w:t>
      </w:r>
      <w:r w:rsidRPr="004B7C77">
        <w:rPr>
          <w:bCs/>
          <w:lang w:val="en-US"/>
        </w:rPr>
        <w:t xml:space="preserve"> sao cho chên</w:t>
      </w:r>
      <w:r>
        <w:rPr>
          <w:bCs/>
          <w:lang w:val="en-US"/>
        </w:rPr>
        <w:t xml:space="preserve">h </w:t>
      </w:r>
      <w:r w:rsidRPr="004B7C77">
        <w:rPr>
          <w:bCs/>
          <w:lang w:val="en-US"/>
        </w:rPr>
        <w:t>lệch khối lượng giữa miếng nặng nhất và nhẹ nhất</w:t>
      </w:r>
      <w:r w:rsidR="00374BC0">
        <w:rPr>
          <w:bCs/>
          <w:lang w:val="en-US"/>
        </w:rPr>
        <w:t xml:space="preserve"> trong đoạn đó</w:t>
      </w:r>
      <w:r w:rsidRPr="004B7C77">
        <w:rPr>
          <w:bCs/>
          <w:lang w:val="en-US"/>
        </w:rPr>
        <w:t xml:space="preserve"> không vượt quá </w:t>
      </w:r>
      <w:r w:rsidRPr="004B432E">
        <w:rPr>
          <w:b/>
          <w:i/>
          <w:iCs/>
          <w:lang w:val="en-US"/>
        </w:rPr>
        <w:t>T</w:t>
      </w:r>
      <w:r w:rsidRPr="004B7C77">
        <w:rPr>
          <w:bCs/>
          <w:lang w:val="en-US"/>
        </w:rPr>
        <w:t xml:space="preserve">. </w:t>
      </w:r>
      <w:r w:rsidR="00374BC0">
        <w:rPr>
          <w:bCs/>
          <w:lang w:val="en-US"/>
        </w:rPr>
        <w:t>Quy tắc cấp chứng chỉ:</w:t>
      </w:r>
    </w:p>
    <w:p w14:paraId="1EE9369D" w14:textId="3E4E17AF" w:rsidR="00374BC0" w:rsidRDefault="00374BC0" w:rsidP="00374BC0">
      <w:pPr>
        <w:pStyle w:val="BodyText"/>
        <w:numPr>
          <w:ilvl w:val="0"/>
          <w:numId w:val="30"/>
        </w:numPr>
        <w:spacing w:line="312" w:lineRule="auto"/>
        <w:jc w:val="both"/>
        <w:rPr>
          <w:bCs/>
          <w:lang w:val="en-US"/>
        </w:rPr>
      </w:pPr>
      <w:r>
        <w:rPr>
          <w:bCs/>
          <w:lang w:val="en-US"/>
        </w:rPr>
        <w:t>Mỗi chú kiến chọn một đoạn thoả mãn điều kiện trên.</w:t>
      </w:r>
    </w:p>
    <w:p w14:paraId="026E4A0A" w14:textId="3C01C81E" w:rsidR="00374BC0" w:rsidRDefault="00374BC0" w:rsidP="00374BC0">
      <w:pPr>
        <w:pStyle w:val="BodyText"/>
        <w:numPr>
          <w:ilvl w:val="0"/>
          <w:numId w:val="30"/>
        </w:numPr>
        <w:spacing w:line="312" w:lineRule="auto"/>
        <w:jc w:val="both"/>
        <w:rPr>
          <w:bCs/>
          <w:lang w:val="en-US"/>
        </w:rPr>
      </w:pPr>
      <w:r>
        <w:rPr>
          <w:bCs/>
          <w:lang w:val="en-US"/>
        </w:rPr>
        <w:t xml:space="preserve">Đoạn đường được chọn sau phải khác </w:t>
      </w:r>
      <w:r>
        <w:rPr>
          <w:bCs/>
          <w:i/>
          <w:iCs/>
          <w:lang w:val="en-US"/>
        </w:rPr>
        <w:t>L</w:t>
      </w:r>
      <w:r>
        <w:rPr>
          <w:bCs/>
          <w:iCs/>
          <w:lang w:val="en-US"/>
        </w:rPr>
        <w:t xml:space="preserve"> hoặc khác </w:t>
      </w:r>
      <w:r>
        <w:rPr>
          <w:bCs/>
          <w:i/>
          <w:lang w:val="en-US"/>
        </w:rPr>
        <w:t>R</w:t>
      </w:r>
      <w:r>
        <w:rPr>
          <w:bCs/>
          <w:iCs/>
          <w:lang w:val="en-US"/>
        </w:rPr>
        <w:t xml:space="preserve"> với</w:t>
      </w:r>
      <w:r>
        <w:rPr>
          <w:bCs/>
          <w:lang w:val="en-US"/>
        </w:rPr>
        <w:t xml:space="preserve"> các đoạn đã chọn trước đó. </w:t>
      </w:r>
    </w:p>
    <w:p w14:paraId="4CBE1F3B" w14:textId="167239EB" w:rsidR="004B7C77" w:rsidRDefault="004B7C77" w:rsidP="004B7C77">
      <w:pPr>
        <w:pStyle w:val="BodyText"/>
        <w:spacing w:line="312" w:lineRule="auto"/>
        <w:ind w:firstLine="720"/>
        <w:jc w:val="both"/>
        <w:rPr>
          <w:bCs/>
          <w:lang w:val="en-US"/>
        </w:rPr>
      </w:pPr>
      <w:r w:rsidRPr="004B7C77">
        <w:rPr>
          <w:bCs/>
          <w:lang w:val="en-US"/>
        </w:rPr>
        <w:t xml:space="preserve">Em được cho trước số nguyên dương </w:t>
      </w:r>
      <w:r w:rsidRPr="004B432E">
        <w:rPr>
          <w:b/>
          <w:i/>
          <w:iCs/>
          <w:lang w:val="en-US"/>
        </w:rPr>
        <w:t>n</w:t>
      </w:r>
      <w:r w:rsidRPr="004B7C77">
        <w:rPr>
          <w:bCs/>
          <w:lang w:val="en-US"/>
        </w:rPr>
        <w:t xml:space="preserve">, số nguyên dương </w:t>
      </w:r>
      <w:r w:rsidRPr="004B432E">
        <w:rPr>
          <w:b/>
          <w:i/>
          <w:iCs/>
          <w:lang w:val="en-US"/>
        </w:rPr>
        <w:t>T</w:t>
      </w:r>
      <w:r w:rsidRPr="004B7C77">
        <w:rPr>
          <w:bCs/>
          <w:lang w:val="en-US"/>
        </w:rPr>
        <w:t xml:space="preserve">, ba số nguyên </w:t>
      </w:r>
      <w:r w:rsidRPr="004B432E">
        <w:rPr>
          <w:b/>
          <w:i/>
          <w:iCs/>
          <w:lang w:val="en-US"/>
        </w:rPr>
        <w:t>p</w:t>
      </w:r>
      <w:r w:rsidRPr="004B432E">
        <w:rPr>
          <w:bCs/>
          <w:i/>
          <w:iCs/>
          <w:lang w:val="en-US"/>
        </w:rPr>
        <w:t xml:space="preserve">, </w:t>
      </w:r>
      <w:r w:rsidRPr="004B432E">
        <w:rPr>
          <w:b/>
          <w:i/>
          <w:iCs/>
          <w:lang w:val="en-US"/>
        </w:rPr>
        <w:t>q</w:t>
      </w:r>
      <w:r w:rsidRPr="004B432E">
        <w:rPr>
          <w:bCs/>
          <w:i/>
          <w:iCs/>
          <w:lang w:val="en-US"/>
        </w:rPr>
        <w:t xml:space="preserve">, </w:t>
      </w:r>
      <w:r w:rsidRPr="004B432E">
        <w:rPr>
          <w:b/>
          <w:i/>
          <w:iCs/>
          <w:lang w:val="en-US"/>
        </w:rPr>
        <w:t>m</w:t>
      </w:r>
      <w:r w:rsidRPr="004B7C77">
        <w:rPr>
          <w:bCs/>
          <w:lang w:val="en-US"/>
        </w:rPr>
        <w:t xml:space="preserve"> để xác định</w:t>
      </w:r>
      <w:r>
        <w:rPr>
          <w:bCs/>
          <w:lang w:val="en-US"/>
        </w:rPr>
        <w:t xml:space="preserve"> dãy </w:t>
      </w:r>
      <w:r w:rsidRPr="004B432E">
        <w:rPr>
          <w:b/>
          <w:i/>
          <w:iCs/>
          <w:lang w:val="en-US"/>
        </w:rPr>
        <w:t>w</w:t>
      </w:r>
      <w:r w:rsidRPr="004B432E">
        <w:rPr>
          <w:b/>
          <w:i/>
          <w:iCs/>
          <w:vertAlign w:val="subscript"/>
          <w:lang w:val="en-US"/>
        </w:rPr>
        <w:t>1</w:t>
      </w:r>
      <w:r w:rsidRPr="004B432E">
        <w:rPr>
          <w:b/>
          <w:i/>
          <w:iCs/>
          <w:lang w:val="en-US"/>
        </w:rPr>
        <w:t>, w</w:t>
      </w:r>
      <w:r w:rsidRPr="004B432E">
        <w:rPr>
          <w:b/>
          <w:i/>
          <w:iCs/>
          <w:vertAlign w:val="subscript"/>
          <w:lang w:val="en-US"/>
        </w:rPr>
        <w:t>2</w:t>
      </w:r>
      <w:r w:rsidRPr="004B432E">
        <w:rPr>
          <w:b/>
          <w:i/>
          <w:iCs/>
          <w:lang w:val="en-US"/>
        </w:rPr>
        <w:t>, …, w</w:t>
      </w:r>
      <w:r w:rsidRPr="004B432E">
        <w:rPr>
          <w:b/>
          <w:i/>
          <w:iCs/>
          <w:vertAlign w:val="subscript"/>
          <w:lang w:val="en-US"/>
        </w:rPr>
        <w:t>n</w:t>
      </w:r>
      <w:r>
        <w:rPr>
          <w:bCs/>
          <w:lang w:val="en-US"/>
        </w:rPr>
        <w:t xml:space="preserve"> theo công thức:</w:t>
      </w:r>
    </w:p>
    <w:p w14:paraId="15BB7AFC" w14:textId="58F4E439" w:rsidR="004B7C77" w:rsidRPr="004B432E" w:rsidRDefault="004B7C77" w:rsidP="004B7C77">
      <w:pPr>
        <w:pStyle w:val="BodyText"/>
        <w:spacing w:line="312" w:lineRule="auto"/>
        <w:ind w:firstLine="720"/>
        <w:jc w:val="center"/>
        <w:rPr>
          <w:b/>
          <w:i/>
          <w:iCs/>
          <w:lang w:val="en-US"/>
        </w:rPr>
      </w:pPr>
      <w:r w:rsidRPr="004B432E">
        <w:rPr>
          <w:b/>
          <w:i/>
          <w:iCs/>
          <w:lang w:val="en-US"/>
        </w:rPr>
        <w:t>w</w:t>
      </w:r>
      <w:r w:rsidRPr="004B432E">
        <w:rPr>
          <w:b/>
          <w:i/>
          <w:iCs/>
          <w:vertAlign w:val="subscript"/>
          <w:lang w:val="en-US"/>
        </w:rPr>
        <w:t>i</w:t>
      </w:r>
      <w:r w:rsidRPr="004B432E">
        <w:rPr>
          <w:b/>
          <w:i/>
          <w:iCs/>
          <w:lang w:val="en-US"/>
        </w:rPr>
        <w:t xml:space="preserve"> = (p * i + q) mod m</w:t>
      </w:r>
    </w:p>
    <w:p w14:paraId="6B436D44" w14:textId="6297640D" w:rsidR="004B7C77" w:rsidRDefault="004B7C77" w:rsidP="004B7C77">
      <w:pPr>
        <w:pStyle w:val="BodyText"/>
        <w:spacing w:line="312" w:lineRule="auto"/>
        <w:ind w:firstLine="720"/>
        <w:jc w:val="both"/>
        <w:rPr>
          <w:bCs/>
          <w:lang w:val="en-US"/>
        </w:rPr>
      </w:pPr>
      <w:r w:rsidRPr="004B7C77">
        <w:rPr>
          <w:bCs/>
          <w:lang w:val="en-US"/>
        </w:rPr>
        <w:t xml:space="preserve">Ví dụ với </w:t>
      </w:r>
      <w:r w:rsidRPr="004B432E">
        <w:rPr>
          <w:b/>
          <w:i/>
          <w:iCs/>
          <w:lang w:val="en-US"/>
        </w:rPr>
        <w:t>n = 5</w:t>
      </w:r>
      <w:r w:rsidRPr="004B432E">
        <w:rPr>
          <w:bCs/>
          <w:i/>
          <w:iCs/>
          <w:lang w:val="en-US"/>
        </w:rPr>
        <w:t xml:space="preserve">, </w:t>
      </w:r>
      <w:r w:rsidRPr="004B432E">
        <w:rPr>
          <w:b/>
          <w:i/>
          <w:iCs/>
          <w:lang w:val="en-US"/>
        </w:rPr>
        <w:t>p = 3</w:t>
      </w:r>
      <w:r w:rsidRPr="004B432E">
        <w:rPr>
          <w:bCs/>
          <w:i/>
          <w:iCs/>
          <w:lang w:val="en-US"/>
        </w:rPr>
        <w:t xml:space="preserve">, </w:t>
      </w:r>
      <w:r w:rsidRPr="004B432E">
        <w:rPr>
          <w:b/>
          <w:i/>
          <w:iCs/>
          <w:lang w:val="en-US"/>
        </w:rPr>
        <w:t>q = 0</w:t>
      </w:r>
      <w:r w:rsidRPr="004B432E">
        <w:rPr>
          <w:bCs/>
          <w:i/>
          <w:iCs/>
          <w:lang w:val="en-US"/>
        </w:rPr>
        <w:t xml:space="preserve">, </w:t>
      </w:r>
      <w:r w:rsidRPr="004B432E">
        <w:rPr>
          <w:b/>
          <w:i/>
          <w:iCs/>
          <w:lang w:val="en-US"/>
        </w:rPr>
        <w:t>m = 5</w:t>
      </w:r>
      <w:r w:rsidRPr="004B7C77">
        <w:rPr>
          <w:bCs/>
          <w:lang w:val="en-US"/>
        </w:rPr>
        <w:t xml:space="preserve">, dãy các miếng đường sẽ là </w:t>
      </w:r>
      <w:r w:rsidRPr="004B432E">
        <w:rPr>
          <w:b/>
          <w:i/>
          <w:iCs/>
          <w:lang w:val="en-US"/>
        </w:rPr>
        <w:t>(3, 1, 4, 2, 0)</w:t>
      </w:r>
      <w:r w:rsidR="00B967E0">
        <w:rPr>
          <w:bCs/>
          <w:lang w:val="en-US"/>
        </w:rPr>
        <w:t>.</w:t>
      </w:r>
    </w:p>
    <w:p w14:paraId="6D8CEE30" w14:textId="52A5E071" w:rsidR="00B967E0" w:rsidRPr="004B7C77" w:rsidRDefault="00B967E0" w:rsidP="004B7C77">
      <w:pPr>
        <w:pStyle w:val="BodyText"/>
        <w:spacing w:line="312" w:lineRule="auto"/>
        <w:ind w:firstLine="720"/>
        <w:jc w:val="both"/>
        <w:rPr>
          <w:bCs/>
          <w:lang w:val="en-US"/>
        </w:rPr>
      </w:pPr>
      <w:r>
        <w:rPr>
          <w:bCs/>
          <w:lang w:val="en-US"/>
        </w:rPr>
        <w:t xml:space="preserve">Xác định có tối đa bao nhiêu chú kiến thợ có thể đạt được chứng chỉ “kiến thông minh”. </w:t>
      </w:r>
    </w:p>
    <w:p w14:paraId="2414588B" w14:textId="64B3E605" w:rsidR="00FD0074" w:rsidRPr="00157515" w:rsidRDefault="00490B4D" w:rsidP="00711D21">
      <w:pPr>
        <w:pStyle w:val="BodyText"/>
        <w:spacing w:line="312" w:lineRule="auto"/>
        <w:jc w:val="both"/>
        <w:rPr>
          <w:color w:val="000000"/>
        </w:rPr>
      </w:pPr>
      <w:r w:rsidRPr="00157515">
        <w:rPr>
          <w:b/>
        </w:rPr>
        <w:t>Dữ liệu</w:t>
      </w:r>
      <w:r w:rsidRPr="00157515">
        <w:rPr>
          <w:bCs/>
        </w:rPr>
        <w:t xml:space="preserve">: </w:t>
      </w:r>
      <w:r w:rsidR="00B967E0">
        <w:rPr>
          <w:color w:val="000000"/>
          <w:lang w:val="en-US"/>
        </w:rPr>
        <w:t>Vào</w:t>
      </w:r>
      <w:r w:rsidR="00FD0074" w:rsidRPr="00157515">
        <w:rPr>
          <w:color w:val="000000"/>
        </w:rPr>
        <w:t xml:space="preserve"> từ file </w:t>
      </w:r>
      <w:r w:rsidR="004B7C77">
        <w:rPr>
          <w:b/>
          <w:bCs/>
          <w:color w:val="000000"/>
        </w:rPr>
        <w:t>SDIFF</w:t>
      </w:r>
      <w:r w:rsidR="00FD0074" w:rsidRPr="00157515">
        <w:rPr>
          <w:b/>
          <w:bCs/>
          <w:color w:val="000000"/>
        </w:rPr>
        <w:t>.INP</w:t>
      </w:r>
      <w:r w:rsidR="00FD0074" w:rsidRPr="00157515">
        <w:rPr>
          <w:color w:val="000000"/>
        </w:rPr>
        <w:t>:</w:t>
      </w:r>
    </w:p>
    <w:p w14:paraId="3B95A357" w14:textId="0F591EA3"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đầu tiên chứa một số nguyên dương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n</w:t>
      </w:r>
      <w:r w:rsidRPr="004B432E">
        <w:rPr>
          <w:b/>
          <w:bCs/>
          <w:i/>
          <w:iCs/>
          <w:color w:val="000000"/>
        </w:rPr>
        <w:t xml:space="preserve"> ≤</w:t>
      </w:r>
      <w:r w:rsidR="00B967E0" w:rsidRPr="004B432E">
        <w:rPr>
          <w:b/>
          <w:bCs/>
          <w:i/>
          <w:iCs/>
          <w:color w:val="000000"/>
          <w:lang w:val="en-US"/>
        </w:rPr>
        <w:t xml:space="preserve"> 5.10</w:t>
      </w:r>
      <w:r w:rsidR="00B967E0" w:rsidRPr="004B432E">
        <w:rPr>
          <w:b/>
          <w:bCs/>
          <w:i/>
          <w:iCs/>
          <w:color w:val="000000"/>
          <w:vertAlign w:val="superscript"/>
          <w:lang w:val="en-US"/>
        </w:rPr>
        <w:t>6</w:t>
      </w:r>
      <w:r w:rsidRPr="004B432E">
        <w:rPr>
          <w:b/>
          <w:bCs/>
          <w:i/>
          <w:iCs/>
          <w:color w:val="000000"/>
        </w:rPr>
        <w:t>)</w:t>
      </w:r>
      <w:r w:rsidR="00AC5373">
        <w:rPr>
          <w:color w:val="000000"/>
          <w:lang w:val="en-US"/>
        </w:rPr>
        <w:t>.</w:t>
      </w:r>
    </w:p>
    <w:p w14:paraId="76A80816" w14:textId="3648B18A"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hai </w:t>
      </w:r>
      <w:r w:rsidR="00B967E0">
        <w:rPr>
          <w:color w:val="000000"/>
          <w:lang w:val="en-US"/>
        </w:rPr>
        <w:t xml:space="preserve">ghi ba số nguyên không âm </w:t>
      </w:r>
      <w:r w:rsidR="00B967E0" w:rsidRPr="004B432E">
        <w:rPr>
          <w:b/>
          <w:bCs/>
          <w:i/>
          <w:iCs/>
          <w:color w:val="000000"/>
          <w:lang w:val="en-US"/>
        </w:rPr>
        <w:t xml:space="preserve">p, q, m (p, q, m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 m &gt; 0)</w:t>
      </w:r>
      <w:r w:rsidR="00AC5373">
        <w:rPr>
          <w:color w:val="000000"/>
          <w:lang w:val="en-US"/>
        </w:rPr>
        <w:t>.</w:t>
      </w:r>
    </w:p>
    <w:p w14:paraId="274B18C6" w14:textId="49412518" w:rsidR="00FD0074" w:rsidRPr="00157515" w:rsidRDefault="00FD0074" w:rsidP="003C6B6B">
      <w:pPr>
        <w:pStyle w:val="BodyText"/>
        <w:numPr>
          <w:ilvl w:val="0"/>
          <w:numId w:val="13"/>
        </w:numPr>
        <w:spacing w:line="312" w:lineRule="auto"/>
        <w:ind w:left="360"/>
        <w:jc w:val="both"/>
        <w:rPr>
          <w:color w:val="000000"/>
        </w:rPr>
      </w:pPr>
      <w:r w:rsidRPr="00157515">
        <w:rPr>
          <w:color w:val="000000"/>
        </w:rPr>
        <w:t xml:space="preserve">Dòng thứ ba </w:t>
      </w:r>
      <w:r w:rsidR="00B967E0">
        <w:rPr>
          <w:color w:val="000000"/>
          <w:lang w:val="en-US"/>
        </w:rPr>
        <w:t xml:space="preserve">ghi số nguyên không âm </w:t>
      </w:r>
      <w:r w:rsidR="00B967E0" w:rsidRPr="004B432E">
        <w:rPr>
          <w:b/>
          <w:bCs/>
          <w:i/>
          <w:iCs/>
          <w:color w:val="000000"/>
          <w:lang w:val="en-US"/>
        </w:rPr>
        <w:t xml:space="preserve">T (T </w:t>
      </w:r>
      <w:r w:rsidR="00B967E0" w:rsidRPr="004B432E">
        <w:rPr>
          <w:b/>
          <w:bCs/>
          <w:i/>
          <w:iCs/>
          <w:color w:val="000000"/>
        </w:rPr>
        <w:t>≤</w:t>
      </w:r>
      <w:r w:rsidR="00B967E0" w:rsidRPr="004B432E">
        <w:rPr>
          <w:b/>
          <w:bCs/>
          <w:i/>
          <w:iCs/>
          <w:color w:val="000000"/>
          <w:lang w:val="en-US"/>
        </w:rPr>
        <w:t xml:space="preserve"> 10</w:t>
      </w:r>
      <w:r w:rsidR="00B967E0" w:rsidRPr="004B432E">
        <w:rPr>
          <w:b/>
          <w:bCs/>
          <w:i/>
          <w:iCs/>
          <w:color w:val="000000"/>
          <w:vertAlign w:val="superscript"/>
          <w:lang w:val="en-US"/>
        </w:rPr>
        <w:t>9</w:t>
      </w:r>
      <w:r w:rsidR="00B967E0" w:rsidRPr="004B432E">
        <w:rPr>
          <w:b/>
          <w:bCs/>
          <w:i/>
          <w:iCs/>
          <w:color w:val="000000"/>
          <w:lang w:val="en-US"/>
        </w:rPr>
        <w:t>)</w:t>
      </w:r>
      <w:r w:rsidR="00AC5373">
        <w:rPr>
          <w:color w:val="000000"/>
          <w:lang w:val="en-US"/>
        </w:rPr>
        <w:t>.</w:t>
      </w:r>
    </w:p>
    <w:p w14:paraId="0702233F" w14:textId="0AE95EF6" w:rsidR="00FD0074" w:rsidRPr="00B967E0" w:rsidRDefault="00490B4D" w:rsidP="00490B4D">
      <w:pPr>
        <w:spacing w:line="312" w:lineRule="auto"/>
        <w:jc w:val="both"/>
        <w:rPr>
          <w:color w:val="000000"/>
          <w:sz w:val="26"/>
          <w:szCs w:val="26"/>
        </w:rPr>
      </w:pPr>
      <w:r w:rsidRPr="00157515">
        <w:rPr>
          <w:b/>
          <w:sz w:val="26"/>
          <w:szCs w:val="26"/>
          <w:lang w:val="vi-VN"/>
        </w:rPr>
        <w:t>Kết quả</w:t>
      </w:r>
      <w:r w:rsidRPr="00157515">
        <w:rPr>
          <w:bCs/>
          <w:sz w:val="26"/>
          <w:szCs w:val="26"/>
          <w:lang w:val="vi-VN"/>
        </w:rPr>
        <w:t xml:space="preserve">: </w:t>
      </w:r>
      <w:r w:rsidR="00FD0074" w:rsidRPr="00157515">
        <w:rPr>
          <w:color w:val="000000"/>
          <w:sz w:val="26"/>
          <w:szCs w:val="26"/>
          <w:lang w:val="vi-VN"/>
        </w:rPr>
        <w:t xml:space="preserve">Ghi ra file văn bản </w:t>
      </w:r>
      <w:r w:rsidR="004B7C77">
        <w:rPr>
          <w:b/>
          <w:bCs/>
          <w:color w:val="000000"/>
          <w:sz w:val="26"/>
          <w:szCs w:val="26"/>
          <w:lang w:val="vi-VN"/>
        </w:rPr>
        <w:t>SDIFF</w:t>
      </w:r>
      <w:r w:rsidRPr="00157515">
        <w:rPr>
          <w:b/>
          <w:sz w:val="26"/>
          <w:szCs w:val="26"/>
          <w:lang w:val="vi-VN"/>
        </w:rPr>
        <w:t xml:space="preserve">.OUT </w:t>
      </w:r>
      <w:r w:rsidR="00B967E0">
        <w:rPr>
          <w:color w:val="000000"/>
          <w:sz w:val="26"/>
          <w:szCs w:val="26"/>
        </w:rPr>
        <w:t>một số nguyên duy nhất là số lượng tối đa các chú kiến thợ có thể đạt chứng chỉ.</w:t>
      </w:r>
    </w:p>
    <w:p w14:paraId="780EEE04" w14:textId="77777777" w:rsidR="00FD0074" w:rsidRPr="00157515" w:rsidRDefault="00FD0074" w:rsidP="00711D21">
      <w:pPr>
        <w:pStyle w:val="BodyText"/>
        <w:spacing w:line="312" w:lineRule="auto"/>
        <w:rPr>
          <w:b/>
          <w:bCs/>
          <w:i/>
          <w:iCs/>
          <w:color w:val="000000"/>
          <w:lang w:val="en-US"/>
        </w:rPr>
      </w:pPr>
      <w:r w:rsidRPr="00157515">
        <w:rPr>
          <w:b/>
          <w:bCs/>
          <w:i/>
          <w:iCs/>
          <w:color w:val="000000"/>
        </w:rPr>
        <w:t>Ví dụ</w:t>
      </w:r>
      <w:r w:rsidR="00250FD2" w:rsidRPr="00157515">
        <w:rPr>
          <w:b/>
          <w:bCs/>
          <w:i/>
          <w:iCs/>
          <w:color w:val="000000"/>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2070"/>
        <w:gridCol w:w="2155"/>
      </w:tblGrid>
      <w:tr w:rsidR="00DC40B5" w:rsidRPr="00157515" w14:paraId="51929544" w14:textId="2624F6C6" w:rsidTr="00CB5E3D">
        <w:trPr>
          <w:jc w:val="center"/>
        </w:trPr>
        <w:tc>
          <w:tcPr>
            <w:tcW w:w="2340" w:type="dxa"/>
          </w:tcPr>
          <w:p w14:paraId="4F5270BE" w14:textId="641E1FEC" w:rsidR="00DC40B5" w:rsidRPr="00157515" w:rsidRDefault="00DC40B5" w:rsidP="00711D21">
            <w:pPr>
              <w:spacing w:line="312" w:lineRule="auto"/>
              <w:jc w:val="center"/>
              <w:rPr>
                <w:b/>
                <w:sz w:val="26"/>
                <w:szCs w:val="26"/>
              </w:rPr>
            </w:pPr>
            <w:r>
              <w:rPr>
                <w:b/>
                <w:bCs/>
                <w:color w:val="000000"/>
                <w:sz w:val="26"/>
                <w:szCs w:val="26"/>
              </w:rPr>
              <w:t>SDIFF</w:t>
            </w:r>
            <w:r w:rsidRPr="00157515">
              <w:rPr>
                <w:b/>
                <w:bCs/>
                <w:color w:val="000000"/>
                <w:sz w:val="26"/>
                <w:szCs w:val="26"/>
              </w:rPr>
              <w:t>.INP</w:t>
            </w:r>
          </w:p>
        </w:tc>
        <w:tc>
          <w:tcPr>
            <w:tcW w:w="2070" w:type="dxa"/>
          </w:tcPr>
          <w:p w14:paraId="28BC0EDA" w14:textId="22DAABB5" w:rsidR="00DC40B5" w:rsidRPr="00157515" w:rsidRDefault="00DC40B5" w:rsidP="00711D21">
            <w:pPr>
              <w:spacing w:line="312" w:lineRule="auto"/>
              <w:jc w:val="center"/>
              <w:rPr>
                <w:b/>
                <w:sz w:val="26"/>
                <w:szCs w:val="26"/>
              </w:rPr>
            </w:pPr>
            <w:r>
              <w:rPr>
                <w:b/>
                <w:bCs/>
                <w:color w:val="000000"/>
                <w:sz w:val="26"/>
                <w:szCs w:val="26"/>
              </w:rPr>
              <w:t>SDIFF</w:t>
            </w:r>
            <w:r w:rsidRPr="00157515">
              <w:rPr>
                <w:b/>
                <w:sz w:val="26"/>
                <w:szCs w:val="26"/>
              </w:rPr>
              <w:t>.OUT</w:t>
            </w:r>
          </w:p>
        </w:tc>
        <w:tc>
          <w:tcPr>
            <w:tcW w:w="2155" w:type="dxa"/>
          </w:tcPr>
          <w:p w14:paraId="731BCF03" w14:textId="78325AC0" w:rsidR="00DC40B5" w:rsidRPr="0003417A" w:rsidRDefault="00DC40B5" w:rsidP="00711D21">
            <w:pPr>
              <w:spacing w:line="312" w:lineRule="auto"/>
              <w:jc w:val="center"/>
              <w:rPr>
                <w:i/>
                <w:iCs/>
                <w:color w:val="000000"/>
                <w:sz w:val="26"/>
                <w:szCs w:val="26"/>
              </w:rPr>
            </w:pPr>
            <w:r w:rsidRPr="0003417A">
              <w:rPr>
                <w:i/>
                <w:iCs/>
                <w:color w:val="000000"/>
                <w:sz w:val="26"/>
                <w:szCs w:val="26"/>
              </w:rPr>
              <w:t>Giải thích</w:t>
            </w:r>
          </w:p>
        </w:tc>
      </w:tr>
      <w:tr w:rsidR="00DC40B5" w:rsidRPr="00157515" w14:paraId="738AB04E" w14:textId="0CE19211" w:rsidTr="00CB5E3D">
        <w:trPr>
          <w:jc w:val="center"/>
        </w:trPr>
        <w:tc>
          <w:tcPr>
            <w:tcW w:w="2340" w:type="dxa"/>
          </w:tcPr>
          <w:p w14:paraId="736BDE5F" w14:textId="77777777" w:rsidR="00DC40B5" w:rsidRDefault="00DC40B5" w:rsidP="00711D21">
            <w:pPr>
              <w:spacing w:line="312" w:lineRule="auto"/>
              <w:jc w:val="both"/>
              <w:rPr>
                <w:sz w:val="26"/>
                <w:szCs w:val="26"/>
              </w:rPr>
            </w:pPr>
            <w:r>
              <w:rPr>
                <w:sz w:val="26"/>
                <w:szCs w:val="26"/>
              </w:rPr>
              <w:t>5</w:t>
            </w:r>
          </w:p>
          <w:p w14:paraId="3EC37E9E" w14:textId="77777777" w:rsidR="00DC40B5" w:rsidRDefault="00DC40B5" w:rsidP="00711D21">
            <w:pPr>
              <w:spacing w:line="312" w:lineRule="auto"/>
              <w:jc w:val="both"/>
              <w:rPr>
                <w:sz w:val="26"/>
                <w:szCs w:val="26"/>
              </w:rPr>
            </w:pPr>
            <w:r>
              <w:rPr>
                <w:sz w:val="26"/>
                <w:szCs w:val="26"/>
              </w:rPr>
              <w:t>3 0 5</w:t>
            </w:r>
          </w:p>
          <w:p w14:paraId="74A4B8A1" w14:textId="6CDD3B41" w:rsidR="00DC40B5" w:rsidRPr="00157515" w:rsidRDefault="00DC40B5" w:rsidP="00711D21">
            <w:pPr>
              <w:spacing w:line="312" w:lineRule="auto"/>
              <w:jc w:val="both"/>
              <w:rPr>
                <w:sz w:val="26"/>
                <w:szCs w:val="26"/>
              </w:rPr>
            </w:pPr>
            <w:r>
              <w:rPr>
                <w:sz w:val="26"/>
                <w:szCs w:val="26"/>
              </w:rPr>
              <w:t>2</w:t>
            </w:r>
          </w:p>
        </w:tc>
        <w:tc>
          <w:tcPr>
            <w:tcW w:w="2070" w:type="dxa"/>
          </w:tcPr>
          <w:p w14:paraId="6E4BF88A" w14:textId="211BF529" w:rsidR="00DC40B5" w:rsidRPr="00157515" w:rsidRDefault="00DC40B5" w:rsidP="00711D21">
            <w:pPr>
              <w:spacing w:line="312" w:lineRule="auto"/>
              <w:jc w:val="both"/>
              <w:rPr>
                <w:color w:val="000000"/>
                <w:sz w:val="26"/>
                <w:szCs w:val="26"/>
              </w:rPr>
            </w:pPr>
            <w:r>
              <w:rPr>
                <w:color w:val="000000"/>
                <w:sz w:val="26"/>
                <w:szCs w:val="26"/>
              </w:rPr>
              <w:t>8</w:t>
            </w:r>
          </w:p>
        </w:tc>
        <w:tc>
          <w:tcPr>
            <w:tcW w:w="2155" w:type="dxa"/>
          </w:tcPr>
          <w:p w14:paraId="4ED1C084" w14:textId="77777777" w:rsidR="00DC40B5" w:rsidRDefault="00DC40B5" w:rsidP="00711D21">
            <w:pPr>
              <w:spacing w:line="312" w:lineRule="auto"/>
              <w:jc w:val="both"/>
              <w:rPr>
                <w:color w:val="000000"/>
                <w:sz w:val="26"/>
                <w:szCs w:val="26"/>
              </w:rPr>
            </w:pPr>
            <w:r>
              <w:rPr>
                <w:color w:val="000000"/>
                <w:sz w:val="26"/>
                <w:szCs w:val="26"/>
              </w:rPr>
              <w:t xml:space="preserve">Các dãy con của dãy </w:t>
            </w:r>
            <w:r w:rsidRPr="005128F6">
              <w:rPr>
                <w:b/>
                <w:bCs/>
                <w:color w:val="000000"/>
                <w:sz w:val="26"/>
                <w:szCs w:val="26"/>
              </w:rPr>
              <w:t>3, 1, 4, 2, 0</w:t>
            </w:r>
            <w:r>
              <w:rPr>
                <w:color w:val="000000"/>
                <w:sz w:val="26"/>
                <w:szCs w:val="26"/>
              </w:rPr>
              <w:t xml:space="preserve"> có độ lệch không quá </w:t>
            </w:r>
            <w:r w:rsidRPr="00AC5373">
              <w:rPr>
                <w:b/>
                <w:bCs/>
                <w:color w:val="000000"/>
                <w:sz w:val="26"/>
                <w:szCs w:val="26"/>
              </w:rPr>
              <w:t>T = 2</w:t>
            </w:r>
            <w:r>
              <w:rPr>
                <w:color w:val="000000"/>
                <w:sz w:val="26"/>
                <w:szCs w:val="26"/>
              </w:rPr>
              <w:t xml:space="preserve"> là:</w:t>
            </w:r>
          </w:p>
          <w:p w14:paraId="71AC9481" w14:textId="44A71F11" w:rsidR="00DC40B5" w:rsidRPr="005128F6" w:rsidRDefault="00DC40B5" w:rsidP="00711D21">
            <w:pPr>
              <w:spacing w:line="312" w:lineRule="auto"/>
              <w:jc w:val="both"/>
              <w:rPr>
                <w:color w:val="000000"/>
                <w:sz w:val="26"/>
                <w:szCs w:val="26"/>
              </w:rPr>
            </w:pPr>
            <w:r w:rsidRPr="005128F6">
              <w:rPr>
                <w:b/>
                <w:bCs/>
                <w:color w:val="000000"/>
                <w:sz w:val="26"/>
                <w:szCs w:val="26"/>
              </w:rPr>
              <w:t>3</w:t>
            </w:r>
            <w:r>
              <w:rPr>
                <w:color w:val="000000"/>
                <w:sz w:val="26"/>
                <w:szCs w:val="26"/>
              </w:rPr>
              <w:t xml:space="preserve">; </w:t>
            </w:r>
            <w:r w:rsidRPr="005128F6">
              <w:rPr>
                <w:b/>
                <w:bCs/>
                <w:color w:val="000000"/>
                <w:sz w:val="26"/>
                <w:szCs w:val="26"/>
              </w:rPr>
              <w:t>1</w:t>
            </w:r>
            <w:r>
              <w:rPr>
                <w:color w:val="000000"/>
                <w:sz w:val="26"/>
                <w:szCs w:val="26"/>
              </w:rPr>
              <w:t xml:space="preserve">; </w:t>
            </w:r>
            <w:r w:rsidRPr="005128F6">
              <w:rPr>
                <w:b/>
                <w:bCs/>
                <w:color w:val="000000"/>
                <w:sz w:val="26"/>
                <w:szCs w:val="26"/>
              </w:rPr>
              <w:t>4</w:t>
            </w:r>
            <w:r>
              <w:rPr>
                <w:color w:val="000000"/>
                <w:sz w:val="26"/>
                <w:szCs w:val="26"/>
              </w:rPr>
              <w:t xml:space="preserve">; </w:t>
            </w:r>
            <w:r w:rsidRPr="005128F6">
              <w:rPr>
                <w:b/>
                <w:bCs/>
                <w:color w:val="000000"/>
                <w:sz w:val="26"/>
                <w:szCs w:val="26"/>
              </w:rPr>
              <w:t>2</w:t>
            </w:r>
            <w:r>
              <w:rPr>
                <w:color w:val="000000"/>
                <w:sz w:val="26"/>
                <w:szCs w:val="26"/>
              </w:rPr>
              <w:t xml:space="preserve">; </w:t>
            </w:r>
            <w:r w:rsidRPr="005128F6">
              <w:rPr>
                <w:b/>
                <w:bCs/>
                <w:color w:val="000000"/>
                <w:sz w:val="26"/>
                <w:szCs w:val="26"/>
              </w:rPr>
              <w:t>0</w:t>
            </w:r>
            <w:r w:rsidR="005128F6">
              <w:rPr>
                <w:color w:val="000000"/>
                <w:sz w:val="26"/>
                <w:szCs w:val="26"/>
              </w:rPr>
              <w:t>;</w:t>
            </w:r>
          </w:p>
          <w:p w14:paraId="44AD3FE9" w14:textId="1846C14F" w:rsidR="00DC40B5" w:rsidRDefault="00DC40B5" w:rsidP="00711D21">
            <w:pPr>
              <w:spacing w:line="312" w:lineRule="auto"/>
              <w:jc w:val="both"/>
              <w:rPr>
                <w:color w:val="000000"/>
                <w:sz w:val="26"/>
                <w:szCs w:val="26"/>
              </w:rPr>
            </w:pPr>
            <w:r w:rsidRPr="005128F6">
              <w:rPr>
                <w:b/>
                <w:bCs/>
                <w:color w:val="000000"/>
                <w:sz w:val="26"/>
                <w:szCs w:val="26"/>
              </w:rPr>
              <w:t>3 1</w:t>
            </w:r>
            <w:r>
              <w:rPr>
                <w:color w:val="000000"/>
                <w:sz w:val="26"/>
                <w:szCs w:val="26"/>
              </w:rPr>
              <w:t xml:space="preserve">; </w:t>
            </w:r>
            <w:r w:rsidRPr="005128F6">
              <w:rPr>
                <w:b/>
                <w:bCs/>
                <w:color w:val="000000"/>
                <w:sz w:val="26"/>
                <w:szCs w:val="26"/>
              </w:rPr>
              <w:t>4 2</w:t>
            </w:r>
            <w:r>
              <w:rPr>
                <w:color w:val="000000"/>
                <w:sz w:val="26"/>
                <w:szCs w:val="26"/>
              </w:rPr>
              <w:t xml:space="preserve">; </w:t>
            </w:r>
            <w:r w:rsidRPr="005128F6">
              <w:rPr>
                <w:b/>
                <w:bCs/>
                <w:color w:val="000000"/>
                <w:sz w:val="26"/>
                <w:szCs w:val="26"/>
              </w:rPr>
              <w:t>2 0</w:t>
            </w:r>
          </w:p>
        </w:tc>
      </w:tr>
    </w:tbl>
    <w:p w14:paraId="5B5925A7" w14:textId="33F20985" w:rsidR="004D7F65" w:rsidRPr="004D7F65" w:rsidRDefault="004D7F65" w:rsidP="004D7F65">
      <w:pPr>
        <w:spacing w:line="312" w:lineRule="auto"/>
        <w:jc w:val="both"/>
        <w:rPr>
          <w:sz w:val="26"/>
          <w:szCs w:val="26"/>
        </w:rPr>
      </w:pPr>
      <w:r w:rsidRPr="00157515">
        <w:rPr>
          <w:bCs/>
          <w:sz w:val="26"/>
          <w:szCs w:val="26"/>
        </w:rPr>
        <w:t xml:space="preserve">• </w:t>
      </w:r>
      <w:r w:rsidRPr="004B432E">
        <w:rPr>
          <w:bCs/>
          <w:i/>
          <w:iCs/>
          <w:sz w:val="26"/>
          <w:szCs w:val="26"/>
        </w:rPr>
        <w:t>Subtask 1 (</w:t>
      </w:r>
      <w:del w:id="8" w:author="Mon Hoàng Đức" w:date="2025-11-29T11:18:00Z" w16du:dateUtc="2025-11-29T04:18:00Z">
        <w:r w:rsidRPr="004B432E" w:rsidDel="008C2E7F">
          <w:rPr>
            <w:bCs/>
            <w:i/>
            <w:iCs/>
            <w:sz w:val="26"/>
            <w:szCs w:val="26"/>
          </w:rPr>
          <w:delText>20</w:delText>
        </w:r>
      </w:del>
      <w:ins w:id="9" w:author="Mon Hoàng Đức" w:date="2025-11-29T11:18:00Z" w16du:dateUtc="2025-11-29T04:18:00Z">
        <w:r w:rsidR="008C2E7F">
          <w:rPr>
            <w:bCs/>
            <w:i/>
            <w:iCs/>
            <w:sz w:val="26"/>
            <w:szCs w:val="26"/>
          </w:rPr>
          <w:t>30</w:t>
        </w:r>
      </w:ins>
      <w:r w:rsidRPr="004B432E">
        <w:rPr>
          <w:bCs/>
          <w:i/>
          <w:iCs/>
          <w:sz w:val="26"/>
          <w:szCs w:val="26"/>
        </w:rPr>
        <w:t>% số test)</w:t>
      </w:r>
      <w:r w:rsidRPr="004B432E">
        <w:rPr>
          <w:bCs/>
          <w:sz w:val="26"/>
          <w:szCs w:val="26"/>
        </w:rPr>
        <w:t>:</w:t>
      </w:r>
      <w:r w:rsidRPr="00157515">
        <w:rPr>
          <w:bCs/>
          <w:sz w:val="26"/>
          <w:szCs w:val="26"/>
        </w:rPr>
        <w:t xml:space="preserve"> </w:t>
      </w:r>
      <w:r>
        <w:rPr>
          <w:b/>
          <w:i/>
          <w:iCs/>
          <w:sz w:val="26"/>
          <w:szCs w:val="26"/>
        </w:rPr>
        <w:t>n</w:t>
      </w:r>
      <w:r w:rsidRPr="00555588">
        <w:rPr>
          <w:b/>
          <w:i/>
          <w:iCs/>
          <w:sz w:val="26"/>
          <w:szCs w:val="26"/>
        </w:rPr>
        <w:t xml:space="preserve"> ≤ </w:t>
      </w:r>
      <w:r>
        <w:rPr>
          <w:b/>
          <w:i/>
          <w:iCs/>
          <w:sz w:val="26"/>
          <w:szCs w:val="26"/>
        </w:rPr>
        <w:t>10</w:t>
      </w:r>
      <w:r w:rsidRPr="00555588">
        <w:rPr>
          <w:b/>
          <w:i/>
          <w:iCs/>
          <w:sz w:val="26"/>
          <w:szCs w:val="26"/>
        </w:rPr>
        <w:t>0</w:t>
      </w:r>
      <w:r w:rsidR="00FD373C">
        <w:rPr>
          <w:bCs/>
          <w:sz w:val="26"/>
          <w:szCs w:val="26"/>
        </w:rPr>
        <w:t>;</w:t>
      </w:r>
      <w:r w:rsidRPr="00555588">
        <w:rPr>
          <w:bCs/>
          <w:i/>
          <w:iCs/>
          <w:sz w:val="26"/>
          <w:szCs w:val="26"/>
        </w:rPr>
        <w:t xml:space="preserve"> </w:t>
      </w:r>
      <w:r w:rsidRPr="004D7F65">
        <w:rPr>
          <w:b/>
          <w:bCs/>
          <w:i/>
          <w:iCs/>
          <w:color w:val="000000"/>
          <w:sz w:val="26"/>
          <w:szCs w:val="26"/>
        </w:rPr>
        <w:t>p, q, m</w:t>
      </w:r>
      <w:r w:rsidR="00187F06">
        <w:rPr>
          <w:b/>
          <w:bCs/>
          <w:i/>
          <w:iCs/>
          <w:color w:val="000000"/>
          <w:sz w:val="26"/>
          <w:szCs w:val="26"/>
        </w:rPr>
        <w:t>, t</w:t>
      </w:r>
      <w:r w:rsidRPr="004D7F65">
        <w:rPr>
          <w:b/>
          <w:bCs/>
          <w:i/>
          <w:iCs/>
          <w:color w:val="000000"/>
          <w:sz w:val="26"/>
          <w:szCs w:val="26"/>
        </w:rPr>
        <w:t xml:space="preserve"> ≤ 1</w:t>
      </w:r>
      <w:r>
        <w:rPr>
          <w:b/>
          <w:bCs/>
          <w:i/>
          <w:iCs/>
          <w:color w:val="000000"/>
          <w:sz w:val="26"/>
          <w:szCs w:val="26"/>
        </w:rPr>
        <w:t>0</w:t>
      </w:r>
      <w:r w:rsidR="00187F06">
        <w:rPr>
          <w:b/>
          <w:bCs/>
          <w:i/>
          <w:iCs/>
          <w:color w:val="000000"/>
          <w:sz w:val="26"/>
          <w:szCs w:val="26"/>
          <w:vertAlign w:val="superscript"/>
        </w:rPr>
        <w:t>3</w:t>
      </w:r>
      <w:r>
        <w:rPr>
          <w:color w:val="000000"/>
          <w:sz w:val="26"/>
          <w:szCs w:val="26"/>
        </w:rPr>
        <w:t>.</w:t>
      </w:r>
    </w:p>
    <w:p w14:paraId="67A4F6AD" w14:textId="6644A15C" w:rsidR="00B846E8" w:rsidRPr="0026261F" w:rsidRDefault="004D7F65" w:rsidP="00B846E8">
      <w:pPr>
        <w:spacing w:line="312" w:lineRule="auto"/>
        <w:jc w:val="both"/>
        <w:rPr>
          <w:bCs/>
          <w:sz w:val="26"/>
          <w:szCs w:val="26"/>
        </w:rPr>
      </w:pPr>
      <w:r w:rsidRPr="00157515">
        <w:rPr>
          <w:bCs/>
          <w:sz w:val="26"/>
          <w:szCs w:val="26"/>
        </w:rPr>
        <w:t xml:space="preserve">• </w:t>
      </w:r>
      <w:r w:rsidRPr="004B432E">
        <w:rPr>
          <w:bCs/>
          <w:i/>
          <w:iCs/>
          <w:sz w:val="26"/>
          <w:szCs w:val="26"/>
        </w:rPr>
        <w:t>Subtask 2 (</w:t>
      </w:r>
      <w:del w:id="10" w:author="Mon Hoàng Đức" w:date="2025-11-29T11:18:00Z" w16du:dateUtc="2025-11-29T04:18:00Z">
        <w:r w:rsidR="00CA79CB" w:rsidRPr="004B432E" w:rsidDel="008C2E7F">
          <w:rPr>
            <w:bCs/>
            <w:i/>
            <w:iCs/>
            <w:sz w:val="26"/>
            <w:szCs w:val="26"/>
          </w:rPr>
          <w:delText>8</w:delText>
        </w:r>
        <w:r w:rsidRPr="004B432E" w:rsidDel="008C2E7F">
          <w:rPr>
            <w:bCs/>
            <w:i/>
            <w:iCs/>
            <w:sz w:val="26"/>
            <w:szCs w:val="26"/>
          </w:rPr>
          <w:delText>0</w:delText>
        </w:r>
      </w:del>
      <w:ins w:id="11" w:author="Mon Hoàng Đức" w:date="2025-11-29T11:18:00Z" w16du:dateUtc="2025-11-29T04:18:00Z">
        <w:r w:rsidR="008C2E7F">
          <w:rPr>
            <w:bCs/>
            <w:i/>
            <w:iCs/>
            <w:sz w:val="26"/>
            <w:szCs w:val="26"/>
          </w:rPr>
          <w:t>70</w:t>
        </w:r>
      </w:ins>
      <w:r w:rsidRPr="004B432E">
        <w:rPr>
          <w:bCs/>
          <w:i/>
          <w:iCs/>
          <w:sz w:val="26"/>
          <w:szCs w:val="26"/>
        </w:rPr>
        <w:t>% số test)</w:t>
      </w:r>
      <w:r w:rsidRPr="004B432E">
        <w:rPr>
          <w:bCs/>
          <w:sz w:val="26"/>
          <w:szCs w:val="26"/>
        </w:rPr>
        <w:t>:</w:t>
      </w:r>
      <w:r w:rsidRPr="00157515">
        <w:rPr>
          <w:bCs/>
          <w:sz w:val="26"/>
          <w:szCs w:val="26"/>
        </w:rPr>
        <w:t xml:space="preserve"> </w:t>
      </w:r>
      <w:r w:rsidR="0026261F">
        <w:rPr>
          <w:bCs/>
          <w:sz w:val="26"/>
          <w:szCs w:val="26"/>
        </w:rPr>
        <w:t>Không có giới hạn gì thêm.</w:t>
      </w:r>
    </w:p>
    <w:p w14:paraId="4F06501E" w14:textId="77777777" w:rsidR="00B846E8" w:rsidRPr="00C52D55" w:rsidRDefault="00B846E8" w:rsidP="00711D21">
      <w:pPr>
        <w:pStyle w:val="BodyText"/>
        <w:spacing w:line="312" w:lineRule="auto"/>
        <w:rPr>
          <w:b/>
          <w:sz w:val="18"/>
          <w:szCs w:val="18"/>
          <w:lang w:val="en-US"/>
        </w:rPr>
      </w:pPr>
    </w:p>
    <w:p w14:paraId="03D1BA6D" w14:textId="195EAE1F" w:rsidR="00F04DCE" w:rsidRPr="00222A26" w:rsidRDefault="00E274F3" w:rsidP="00711D21">
      <w:pPr>
        <w:pStyle w:val="BodyText"/>
        <w:spacing w:line="312" w:lineRule="auto"/>
        <w:rPr>
          <w:b/>
          <w:bCs/>
          <w:color w:val="000000"/>
          <w:lang w:val="en-US"/>
        </w:rPr>
      </w:pPr>
      <w:r w:rsidRPr="00157515">
        <w:rPr>
          <w:b/>
        </w:rPr>
        <w:t xml:space="preserve">Bài </w:t>
      </w:r>
      <w:r w:rsidRPr="00157515">
        <w:rPr>
          <w:b/>
          <w:lang w:val="en-US"/>
        </w:rPr>
        <w:t>4</w:t>
      </w:r>
      <w:r w:rsidRPr="00157515">
        <w:rPr>
          <w:b/>
        </w:rPr>
        <w:t xml:space="preserve"> (</w:t>
      </w:r>
      <w:r w:rsidRPr="00157515">
        <w:rPr>
          <w:b/>
          <w:lang w:val="en-US"/>
        </w:rPr>
        <w:t>3</w:t>
      </w:r>
      <w:r w:rsidRPr="00157515">
        <w:rPr>
          <w:b/>
        </w:rPr>
        <w:t xml:space="preserve"> điểm):</w:t>
      </w:r>
      <w:r w:rsidR="00234E00">
        <w:rPr>
          <w:b/>
          <w:lang w:val="en-US"/>
        </w:rPr>
        <w:t xml:space="preserve"> </w:t>
      </w:r>
      <w:r w:rsidRPr="00157515">
        <w:rPr>
          <w:b/>
        </w:rPr>
        <w:t xml:space="preserve"> </w:t>
      </w:r>
      <w:r w:rsidR="00764134">
        <w:rPr>
          <w:b/>
          <w:bCs/>
          <w:color w:val="000000"/>
          <w:lang w:val="vi"/>
        </w:rPr>
        <w:t>LOCKOUT</w:t>
      </w:r>
      <w:r w:rsidR="00222A26">
        <w:rPr>
          <w:b/>
          <w:bCs/>
          <w:color w:val="000000"/>
          <w:lang w:val="en-US"/>
        </w:rPr>
        <w:t xml:space="preserve"> </w:t>
      </w:r>
      <w:r w:rsidR="00D72C25">
        <w:rPr>
          <w:b/>
          <w:bCs/>
          <w:color w:val="000000"/>
          <w:lang w:val="en-US"/>
        </w:rPr>
        <w:t>Dãy</w:t>
      </w:r>
      <w:r w:rsidR="00764134">
        <w:rPr>
          <w:b/>
          <w:bCs/>
          <w:color w:val="000000"/>
          <w:lang w:val="en-US"/>
        </w:rPr>
        <w:t xml:space="preserve"> tốt</w:t>
      </w:r>
      <w:r w:rsidR="00764134">
        <w:rPr>
          <w:b/>
          <w:bCs/>
          <w:color w:val="000000"/>
          <w:lang w:val="en-US"/>
        </w:rPr>
        <w:tab/>
      </w:r>
      <w:r w:rsidR="00764134">
        <w:rPr>
          <w:b/>
          <w:bCs/>
          <w:color w:val="000000"/>
          <w:lang w:val="en-US"/>
        </w:rPr>
        <w:tab/>
      </w:r>
      <w:r w:rsidR="00764134">
        <w:rPr>
          <w:b/>
          <w:bCs/>
          <w:color w:val="000000"/>
          <w:lang w:val="en-US"/>
        </w:rPr>
        <w:tab/>
      </w:r>
      <w:r w:rsidR="00764134">
        <w:rPr>
          <w:b/>
          <w:bCs/>
          <w:color w:val="000000"/>
          <w:lang w:val="en-US"/>
        </w:rPr>
        <w:tab/>
      </w:r>
      <w:r w:rsidR="00764134" w:rsidRPr="00764134">
        <w:rPr>
          <w:i/>
          <w:iCs/>
          <w:color w:val="000000"/>
          <w:sz w:val="20"/>
          <w:szCs w:val="20"/>
          <w:lang w:val="en-US"/>
        </w:rPr>
        <w:t>Who's a good array? You're a good array!</w:t>
      </w:r>
    </w:p>
    <w:p w14:paraId="7AD701AC" w14:textId="77777777" w:rsidR="003854CD" w:rsidRDefault="00764134" w:rsidP="003854CD">
      <w:pPr>
        <w:pStyle w:val="BodyText"/>
        <w:spacing w:line="312" w:lineRule="auto"/>
        <w:ind w:firstLine="720"/>
        <w:jc w:val="both"/>
        <w:rPr>
          <w:color w:val="000000"/>
          <w:lang w:val="en-US"/>
        </w:rPr>
      </w:pPr>
      <w:r>
        <w:rPr>
          <w:color w:val="000000"/>
          <w:lang w:val="en-US"/>
        </w:rPr>
        <w:t xml:space="preserve">Một </w:t>
      </w:r>
      <w:r w:rsidR="00D72C25">
        <w:rPr>
          <w:color w:val="000000"/>
          <w:lang w:val="en-US"/>
        </w:rPr>
        <w:t>dãy</w:t>
      </w:r>
      <w:r>
        <w:rPr>
          <w:color w:val="000000"/>
          <w:lang w:val="en-US"/>
        </w:rPr>
        <w:t xml:space="preserve"> </w:t>
      </w:r>
      <w:r w:rsidRPr="004B432E">
        <w:rPr>
          <w:b/>
          <w:bCs/>
          <w:i/>
          <w:iCs/>
          <w:color w:val="000000"/>
          <w:lang w:val="en-US"/>
        </w:rPr>
        <w:t>b</w:t>
      </w:r>
      <w:r>
        <w:rPr>
          <w:color w:val="000000"/>
          <w:lang w:val="en-US"/>
        </w:rPr>
        <w:t xml:space="preserve"> được gọi là “tốt” khi </w:t>
      </w:r>
      <w:r>
        <w:rPr>
          <w:b/>
          <w:bCs/>
          <w:color w:val="000000"/>
          <w:lang w:val="en-US"/>
        </w:rPr>
        <w:t>không</w:t>
      </w:r>
      <w:r>
        <w:rPr>
          <w:color w:val="000000"/>
          <w:lang w:val="en-US"/>
        </w:rPr>
        <w:t xml:space="preserve"> tồn tại hai chỉ số </w:t>
      </w:r>
      <w:r w:rsidRPr="004B432E">
        <w:rPr>
          <w:b/>
          <w:bCs/>
          <w:i/>
          <w:iCs/>
          <w:color w:val="000000"/>
          <w:lang w:val="en-US"/>
        </w:rPr>
        <w:t>i</w:t>
      </w:r>
      <w:r w:rsidRPr="004B432E">
        <w:rPr>
          <w:i/>
          <w:iCs/>
          <w:color w:val="000000"/>
          <w:lang w:val="en-US"/>
        </w:rPr>
        <w:t xml:space="preserve">, </w:t>
      </w:r>
      <w:r w:rsidRPr="004B432E">
        <w:rPr>
          <w:b/>
          <w:bCs/>
          <w:i/>
          <w:iCs/>
          <w:color w:val="000000"/>
          <w:lang w:val="en-US"/>
        </w:rPr>
        <w:t>j</w:t>
      </w:r>
      <w:r>
        <w:rPr>
          <w:color w:val="000000"/>
          <w:lang w:val="en-US"/>
        </w:rPr>
        <w:t xml:space="preserve"> sao cho </w:t>
      </w:r>
      <w:r w:rsidRPr="004B432E">
        <w:rPr>
          <w:b/>
          <w:bCs/>
          <w:i/>
          <w:iCs/>
          <w:color w:val="000000"/>
          <w:lang w:val="en-US"/>
        </w:rPr>
        <w:t>1 ≤ i &lt; j ≤ |b|</w:t>
      </w:r>
      <w:r w:rsidRPr="00764134">
        <w:rPr>
          <w:color w:val="000000"/>
          <w:lang w:val="en-US"/>
        </w:rPr>
        <w:t> </w:t>
      </w:r>
      <w:r>
        <w:rPr>
          <w:color w:val="000000"/>
          <w:lang w:val="en-US"/>
        </w:rPr>
        <w:t>mà</w:t>
      </w:r>
      <w:r w:rsidR="003854CD">
        <w:rPr>
          <w:color w:val="000000"/>
          <w:lang w:val="en-US"/>
        </w:rPr>
        <w:t>:</w:t>
      </w:r>
      <w:r>
        <w:rPr>
          <w:color w:val="000000"/>
          <w:lang w:val="en-US"/>
        </w:rPr>
        <w:t xml:space="preserve"> </w:t>
      </w:r>
    </w:p>
    <w:p w14:paraId="26565250" w14:textId="77777777" w:rsidR="003854CD" w:rsidRPr="004B432E" w:rsidRDefault="00764134" w:rsidP="003854CD">
      <w:pPr>
        <w:pStyle w:val="BodyText"/>
        <w:spacing w:line="312" w:lineRule="auto"/>
        <w:jc w:val="center"/>
        <w:rPr>
          <w:i/>
          <w:iCs/>
          <w:color w:val="000000"/>
          <w:lang w:val="en-US"/>
        </w:rPr>
      </w:pPr>
      <w:r w:rsidRPr="004B432E">
        <w:rPr>
          <w:b/>
          <w:bCs/>
          <w:i/>
          <w:iCs/>
          <w:color w:val="000000"/>
          <w:lang w:val="en-US"/>
        </w:rPr>
        <w:t>b</w:t>
      </w:r>
      <w:r w:rsidRPr="004B432E">
        <w:rPr>
          <w:b/>
          <w:bCs/>
          <w:i/>
          <w:iCs/>
          <w:color w:val="000000"/>
          <w:vertAlign w:val="subscript"/>
          <w:lang w:val="en-US"/>
        </w:rPr>
        <w:t>j</w:t>
      </w:r>
      <w:r w:rsidRPr="004B432E">
        <w:rPr>
          <w:b/>
          <w:bCs/>
          <w:i/>
          <w:iCs/>
          <w:color w:val="000000"/>
          <w:lang w:val="en-US"/>
        </w:rPr>
        <w:t xml:space="preserve"> – b</w:t>
      </w:r>
      <w:r w:rsidRPr="004B432E">
        <w:rPr>
          <w:b/>
          <w:bCs/>
          <w:i/>
          <w:iCs/>
          <w:color w:val="000000"/>
          <w:vertAlign w:val="subscript"/>
          <w:lang w:val="en-US"/>
        </w:rPr>
        <w:t>i</w:t>
      </w:r>
      <w:r w:rsidRPr="004B432E">
        <w:rPr>
          <w:b/>
          <w:bCs/>
          <w:i/>
          <w:iCs/>
          <w:color w:val="000000"/>
          <w:lang w:val="en-US"/>
        </w:rPr>
        <w:t xml:space="preserve"> = 1</w:t>
      </w:r>
      <w:r w:rsidRPr="004B432E">
        <w:rPr>
          <w:i/>
          <w:iCs/>
          <w:color w:val="000000"/>
          <w:lang w:val="en-US"/>
        </w:rPr>
        <w:t xml:space="preserve"> </w:t>
      </w:r>
    </w:p>
    <w:p w14:paraId="0ACC80D6" w14:textId="72A77EC0" w:rsidR="0037345B" w:rsidRPr="003854CD" w:rsidRDefault="003854CD" w:rsidP="003854CD">
      <w:pPr>
        <w:pStyle w:val="BodyText"/>
        <w:spacing w:line="312" w:lineRule="auto"/>
        <w:ind w:firstLine="720"/>
        <w:rPr>
          <w:color w:val="000000"/>
          <w:lang w:val="en-US"/>
        </w:rPr>
      </w:pPr>
      <w:r>
        <w:rPr>
          <w:color w:val="000000"/>
          <w:lang w:val="en-US"/>
        </w:rPr>
        <w:t>Với</w:t>
      </w:r>
      <w:r>
        <w:rPr>
          <w:b/>
          <w:bCs/>
          <w:color w:val="000000"/>
          <w:lang w:val="en-US"/>
        </w:rPr>
        <w:t xml:space="preserve"> </w:t>
      </w:r>
      <w:r w:rsidR="00764134" w:rsidRPr="004B432E">
        <w:rPr>
          <w:b/>
          <w:bCs/>
          <w:i/>
          <w:iCs/>
          <w:color w:val="000000"/>
          <w:lang w:val="en-US"/>
        </w:rPr>
        <w:t>|b|</w:t>
      </w:r>
      <w:r w:rsidR="00764134">
        <w:rPr>
          <w:color w:val="000000"/>
          <w:lang w:val="en-US"/>
        </w:rPr>
        <w:t xml:space="preserve"> là số lượng phần tử của </w:t>
      </w:r>
      <w:r w:rsidR="00257C0E">
        <w:rPr>
          <w:color w:val="000000"/>
          <w:lang w:val="en-US"/>
        </w:rPr>
        <w:t>dãy</w:t>
      </w:r>
      <w:r w:rsidR="00764134">
        <w:rPr>
          <w:color w:val="000000"/>
          <w:lang w:val="en-US"/>
        </w:rPr>
        <w:t xml:space="preserve"> </w:t>
      </w:r>
      <w:r w:rsidR="00764134" w:rsidRPr="004B432E">
        <w:rPr>
          <w:b/>
          <w:bCs/>
          <w:i/>
          <w:iCs/>
          <w:color w:val="000000"/>
          <w:lang w:val="en-US"/>
        </w:rPr>
        <w:t>b</w:t>
      </w:r>
      <w:r>
        <w:rPr>
          <w:color w:val="000000"/>
          <w:lang w:val="en-US"/>
        </w:rPr>
        <w:t>.</w:t>
      </w:r>
    </w:p>
    <w:p w14:paraId="437BDCAA" w14:textId="7EE6FABE" w:rsidR="003F76C3" w:rsidRDefault="00764134" w:rsidP="0037345B">
      <w:pPr>
        <w:pStyle w:val="BodyText"/>
        <w:spacing w:line="312" w:lineRule="auto"/>
        <w:ind w:firstLine="720"/>
        <w:jc w:val="both"/>
        <w:rPr>
          <w:bCs/>
          <w:lang w:val="en-US"/>
        </w:rPr>
      </w:pPr>
      <w:r>
        <w:rPr>
          <w:color w:val="000000"/>
          <w:lang w:val="en-US"/>
        </w:rPr>
        <w:t xml:space="preserve">Cho một </w:t>
      </w:r>
      <w:r w:rsidR="00D72C25">
        <w:rPr>
          <w:color w:val="000000"/>
          <w:lang w:val="en-US"/>
        </w:rPr>
        <w:t>dãy</w:t>
      </w:r>
      <w:r w:rsidR="00257C0E">
        <w:rPr>
          <w:color w:val="000000"/>
          <w:lang w:val="en-US"/>
        </w:rPr>
        <w:t xml:space="preserve"> </w:t>
      </w:r>
      <w:r w:rsidR="00257C0E" w:rsidRPr="004B432E">
        <w:rPr>
          <w:b/>
          <w:bCs/>
          <w:i/>
          <w:iCs/>
          <w:color w:val="000000"/>
          <w:lang w:val="en-US"/>
        </w:rPr>
        <w:t>a</w:t>
      </w:r>
      <w:r>
        <w:rPr>
          <w:color w:val="000000"/>
          <w:lang w:val="en-US"/>
        </w:rPr>
        <w:t xml:space="preserve"> gồm </w:t>
      </w:r>
      <w:r w:rsidRPr="004B432E">
        <w:rPr>
          <w:b/>
          <w:bCs/>
          <w:i/>
          <w:iCs/>
          <w:color w:val="000000"/>
          <w:lang w:val="en-US"/>
        </w:rPr>
        <w:t>n</w:t>
      </w:r>
      <w:r>
        <w:rPr>
          <w:color w:val="000000"/>
          <w:lang w:val="en-US"/>
        </w:rPr>
        <w:t xml:space="preserve"> số nguyên </w:t>
      </w:r>
      <w:r w:rsidRPr="004B432E">
        <w:rPr>
          <w:b/>
          <w:i/>
          <w:iCs/>
        </w:rPr>
        <w:t>a</w:t>
      </w:r>
      <w:r w:rsidRPr="004B432E">
        <w:rPr>
          <w:b/>
          <w:i/>
          <w:iCs/>
          <w:vertAlign w:val="subscript"/>
        </w:rPr>
        <w:t>1</w:t>
      </w:r>
      <w:r w:rsidRPr="004B432E">
        <w:rPr>
          <w:b/>
          <w:i/>
          <w:iCs/>
        </w:rPr>
        <w:t>, a</w:t>
      </w:r>
      <w:r w:rsidRPr="004B432E">
        <w:rPr>
          <w:b/>
          <w:i/>
          <w:iCs/>
          <w:vertAlign w:val="subscript"/>
        </w:rPr>
        <w:t>2</w:t>
      </w:r>
      <w:r w:rsidRPr="004B432E">
        <w:rPr>
          <w:b/>
          <w:i/>
          <w:iCs/>
        </w:rPr>
        <w:t>, …, a</w:t>
      </w:r>
      <w:r w:rsidRPr="004B432E">
        <w:rPr>
          <w:b/>
          <w:i/>
          <w:iCs/>
          <w:vertAlign w:val="subscript"/>
        </w:rPr>
        <w:t>n</w:t>
      </w:r>
      <w:r>
        <w:rPr>
          <w:bCs/>
          <w:lang w:val="en-US"/>
        </w:rPr>
        <w:t xml:space="preserve">. </w:t>
      </w:r>
    </w:p>
    <w:p w14:paraId="79D133F1" w14:textId="567ACC54" w:rsidR="00764134" w:rsidRPr="00764134" w:rsidRDefault="00764134" w:rsidP="0037345B">
      <w:pPr>
        <w:pStyle w:val="BodyText"/>
        <w:spacing w:line="312" w:lineRule="auto"/>
        <w:ind w:firstLine="720"/>
        <w:jc w:val="both"/>
        <w:rPr>
          <w:bCs/>
          <w:color w:val="000000"/>
          <w:lang w:val="en-US"/>
        </w:rPr>
      </w:pPr>
      <w:r>
        <w:rPr>
          <w:bCs/>
          <w:lang w:val="en-US"/>
        </w:rPr>
        <w:t xml:space="preserve">Hãy xác định số lượng phần tử tối thiểu cần phải loại bỏ khỏi dãy đã cho để nó trở thành một </w:t>
      </w:r>
      <w:r w:rsidR="00257C0E">
        <w:rPr>
          <w:bCs/>
          <w:lang w:val="en-US"/>
        </w:rPr>
        <w:t>dãy</w:t>
      </w:r>
      <w:r>
        <w:rPr>
          <w:bCs/>
          <w:lang w:val="en-US"/>
        </w:rPr>
        <w:t xml:space="preserve"> tốt. </w:t>
      </w:r>
    </w:p>
    <w:p w14:paraId="5D2BD963" w14:textId="3F40A7BC" w:rsidR="00F04DCE" w:rsidRDefault="00F04DCE" w:rsidP="003F76C3">
      <w:pPr>
        <w:pStyle w:val="BodyText"/>
        <w:spacing w:line="312" w:lineRule="auto"/>
        <w:jc w:val="both"/>
        <w:rPr>
          <w:color w:val="000000"/>
          <w:lang w:val="en-US"/>
        </w:rPr>
      </w:pPr>
      <w:r w:rsidRPr="00157515">
        <w:rPr>
          <w:b/>
          <w:bCs/>
          <w:color w:val="000000"/>
          <w:lang w:val="vi"/>
        </w:rPr>
        <w:lastRenderedPageBreak/>
        <w:t>Dữ liệu vào:</w:t>
      </w:r>
      <w:r w:rsidR="00904FA0" w:rsidRPr="00157515">
        <w:rPr>
          <w:b/>
          <w:bCs/>
          <w:color w:val="000000"/>
          <w:lang w:val="vi"/>
        </w:rPr>
        <w:t xml:space="preserve"> </w:t>
      </w:r>
      <w:r w:rsidR="00904FA0" w:rsidRPr="00157515">
        <w:rPr>
          <w:color w:val="000000"/>
        </w:rPr>
        <w:t xml:space="preserve">Đọc từ file </w:t>
      </w:r>
      <w:r w:rsidR="00764134">
        <w:rPr>
          <w:b/>
          <w:bCs/>
          <w:color w:val="000000"/>
          <w:lang w:val="vi"/>
        </w:rPr>
        <w:t>LOCKOUT</w:t>
      </w:r>
      <w:r w:rsidR="00904FA0" w:rsidRPr="00157515">
        <w:rPr>
          <w:b/>
          <w:bCs/>
          <w:color w:val="000000"/>
        </w:rPr>
        <w:t>.INP</w:t>
      </w:r>
      <w:r w:rsidR="00904FA0" w:rsidRPr="00157515">
        <w:rPr>
          <w:color w:val="000000"/>
        </w:rPr>
        <w:t>:</w:t>
      </w:r>
    </w:p>
    <w:p w14:paraId="2269DA57" w14:textId="5EC7ED0F" w:rsidR="003F76C3" w:rsidRPr="003F76C3" w:rsidRDefault="003F76C3" w:rsidP="003F76C3">
      <w:pPr>
        <w:pStyle w:val="BodyText"/>
        <w:numPr>
          <w:ilvl w:val="0"/>
          <w:numId w:val="25"/>
        </w:numPr>
        <w:spacing w:line="312" w:lineRule="auto"/>
        <w:jc w:val="both"/>
        <w:rPr>
          <w:b/>
          <w:bCs/>
          <w:color w:val="000000"/>
          <w:lang w:val="en-US"/>
        </w:rPr>
      </w:pPr>
      <w:r>
        <w:rPr>
          <w:color w:val="000000"/>
          <w:lang w:val="en-US"/>
        </w:rPr>
        <w:t xml:space="preserve">Dòng đầu tiên chứa số </w:t>
      </w:r>
      <w:r w:rsidR="00764134">
        <w:rPr>
          <w:color w:val="000000"/>
          <w:lang w:val="en-US"/>
        </w:rPr>
        <w:t>lượng test case</w:t>
      </w:r>
      <w:r>
        <w:rPr>
          <w:color w:val="000000"/>
          <w:lang w:val="en-US"/>
        </w:rPr>
        <w:t xml:space="preserve"> </w:t>
      </w:r>
      <w:r w:rsidR="00764134" w:rsidRPr="004B432E">
        <w:rPr>
          <w:b/>
          <w:bCs/>
          <w:i/>
          <w:iCs/>
          <w:color w:val="000000"/>
          <w:lang w:val="en-US"/>
        </w:rPr>
        <w:t>t</w:t>
      </w:r>
      <w:r w:rsidRPr="004B432E">
        <w:rPr>
          <w:b/>
          <w:bCs/>
          <w:i/>
          <w:iCs/>
          <w:color w:val="000000"/>
          <w:lang w:val="en-US"/>
        </w:rPr>
        <w:t xml:space="preserve"> (</w:t>
      </w:r>
      <w:r w:rsidR="00764134" w:rsidRPr="004B432E">
        <w:rPr>
          <w:b/>
          <w:bCs/>
          <w:i/>
          <w:iCs/>
          <w:color w:val="000000"/>
          <w:lang w:val="en-US"/>
        </w:rPr>
        <w:t xml:space="preserve">1 </w:t>
      </w:r>
      <w:r w:rsidR="00764134" w:rsidRPr="004B432E">
        <w:rPr>
          <w:b/>
          <w:bCs/>
          <w:i/>
          <w:iCs/>
          <w:color w:val="000000"/>
        </w:rPr>
        <w:t>≤</w:t>
      </w:r>
      <w:r w:rsidR="00764134" w:rsidRPr="004B432E">
        <w:rPr>
          <w:b/>
          <w:bCs/>
          <w:i/>
          <w:iCs/>
          <w:color w:val="000000"/>
          <w:lang w:val="en-US"/>
        </w:rPr>
        <w:t xml:space="preserve"> t</w:t>
      </w:r>
      <w:r w:rsidRPr="004B432E">
        <w:rPr>
          <w:b/>
          <w:bCs/>
          <w:i/>
          <w:iCs/>
          <w:color w:val="000000"/>
          <w:lang w:val="en-US"/>
        </w:rPr>
        <w:t xml:space="preserve"> </w:t>
      </w:r>
      <w:r w:rsidRPr="004B432E">
        <w:rPr>
          <w:b/>
          <w:bCs/>
          <w:i/>
          <w:iCs/>
          <w:color w:val="000000"/>
        </w:rPr>
        <w:t>≤</w:t>
      </w:r>
      <w:r w:rsidRPr="004B432E">
        <w:rPr>
          <w:b/>
          <w:bCs/>
          <w:i/>
          <w:iCs/>
          <w:color w:val="000000"/>
          <w:lang w:val="en-US"/>
        </w:rPr>
        <w:t xml:space="preserve"> </w:t>
      </w:r>
      <w:r w:rsidR="00764134" w:rsidRPr="004B432E">
        <w:rPr>
          <w:b/>
          <w:bCs/>
          <w:i/>
          <w:iCs/>
          <w:color w:val="000000"/>
          <w:lang w:val="en-US"/>
        </w:rPr>
        <w:t>6.</w:t>
      </w:r>
      <w:r w:rsidRPr="004B432E">
        <w:rPr>
          <w:b/>
          <w:bCs/>
          <w:i/>
          <w:iCs/>
          <w:color w:val="000000"/>
          <w:lang w:val="en-US"/>
        </w:rPr>
        <w:t>10</w:t>
      </w:r>
      <w:r w:rsidR="00764134" w:rsidRPr="004B432E">
        <w:rPr>
          <w:b/>
          <w:bCs/>
          <w:i/>
          <w:iCs/>
          <w:color w:val="000000"/>
          <w:vertAlign w:val="superscript"/>
          <w:lang w:val="en-US"/>
        </w:rPr>
        <w:t>4</w:t>
      </w:r>
      <w:r w:rsidRPr="004B432E">
        <w:rPr>
          <w:b/>
          <w:bCs/>
          <w:i/>
          <w:iCs/>
          <w:color w:val="000000"/>
          <w:lang w:val="en-US"/>
        </w:rPr>
        <w:t>)</w:t>
      </w:r>
      <w:r>
        <w:rPr>
          <w:color w:val="000000"/>
          <w:lang w:val="en-US"/>
        </w:rPr>
        <w:t>.</w:t>
      </w:r>
    </w:p>
    <w:p w14:paraId="7D87D358" w14:textId="4F7653EC" w:rsidR="003F76C3" w:rsidRPr="00764134" w:rsidRDefault="003F76C3" w:rsidP="003F76C3">
      <w:pPr>
        <w:pStyle w:val="BodyText"/>
        <w:numPr>
          <w:ilvl w:val="0"/>
          <w:numId w:val="25"/>
        </w:numPr>
        <w:spacing w:line="312" w:lineRule="auto"/>
        <w:jc w:val="both"/>
        <w:rPr>
          <w:b/>
          <w:bCs/>
          <w:color w:val="000000"/>
          <w:lang w:val="en-US"/>
        </w:rPr>
      </w:pPr>
      <w:r>
        <w:rPr>
          <w:color w:val="000000"/>
          <w:lang w:val="en-US"/>
        </w:rPr>
        <w:t xml:space="preserve">Dòng </w:t>
      </w:r>
      <w:r w:rsidR="00764134">
        <w:rPr>
          <w:color w:val="000000"/>
          <w:lang w:val="en-US"/>
        </w:rPr>
        <w:t xml:space="preserve">đầu tiên của mỗi test case chứa số nguyên </w:t>
      </w:r>
      <w:r w:rsidR="00764134" w:rsidRPr="004B432E">
        <w:rPr>
          <w:b/>
          <w:bCs/>
          <w:i/>
          <w:iCs/>
          <w:color w:val="000000"/>
          <w:lang w:val="en-US"/>
        </w:rPr>
        <w:t xml:space="preserve">n (1 </w:t>
      </w:r>
      <w:r w:rsidR="00764134" w:rsidRPr="004B432E">
        <w:rPr>
          <w:b/>
          <w:bCs/>
          <w:i/>
          <w:iCs/>
          <w:color w:val="000000"/>
        </w:rPr>
        <w:t>≤</w:t>
      </w:r>
      <w:r w:rsidR="00764134" w:rsidRPr="004B432E">
        <w:rPr>
          <w:b/>
          <w:bCs/>
          <w:i/>
          <w:iCs/>
          <w:color w:val="000000"/>
          <w:lang w:val="en-US"/>
        </w:rPr>
        <w:t xml:space="preserve"> n </w:t>
      </w:r>
      <w:r w:rsidR="00764134" w:rsidRPr="004B432E">
        <w:rPr>
          <w:b/>
          <w:bCs/>
          <w:i/>
          <w:iCs/>
          <w:color w:val="000000"/>
        </w:rPr>
        <w:t>≤</w:t>
      </w:r>
      <w:r w:rsidR="00764134" w:rsidRPr="004B432E">
        <w:rPr>
          <w:b/>
          <w:bCs/>
          <w:i/>
          <w:iCs/>
          <w:color w:val="000000"/>
          <w:lang w:val="en-US"/>
        </w:rPr>
        <w:t xml:space="preserve"> 3.10</w:t>
      </w:r>
      <w:r w:rsidR="00764134" w:rsidRPr="004B432E">
        <w:rPr>
          <w:b/>
          <w:bCs/>
          <w:i/>
          <w:iCs/>
          <w:color w:val="000000"/>
          <w:vertAlign w:val="superscript"/>
          <w:lang w:val="en-US"/>
        </w:rPr>
        <w:t>5</w:t>
      </w:r>
      <w:r w:rsidR="00764134" w:rsidRPr="004B432E">
        <w:rPr>
          <w:b/>
          <w:bCs/>
          <w:i/>
          <w:iCs/>
          <w:color w:val="000000"/>
          <w:lang w:val="en-US"/>
        </w:rPr>
        <w:t>)</w:t>
      </w:r>
      <w:r w:rsidR="00D72C25">
        <w:rPr>
          <w:b/>
          <w:bCs/>
          <w:color w:val="000000"/>
          <w:lang w:val="en-US"/>
        </w:rPr>
        <w:t xml:space="preserve"> </w:t>
      </w:r>
      <w:r w:rsidR="00D72C25">
        <w:rPr>
          <w:color w:val="000000"/>
          <w:lang w:val="en-US"/>
        </w:rPr>
        <w:t>là</w:t>
      </w:r>
      <w:r>
        <w:rPr>
          <w:color w:val="000000"/>
          <w:lang w:val="en-US"/>
        </w:rPr>
        <w:t xml:space="preserve"> </w:t>
      </w:r>
      <w:r w:rsidR="00764134">
        <w:rPr>
          <w:color w:val="000000"/>
          <w:lang w:val="en-US"/>
        </w:rPr>
        <w:t>số lượng phần tử trong dãy</w:t>
      </w:r>
      <w:r w:rsidR="00257C0E">
        <w:rPr>
          <w:color w:val="000000"/>
          <w:lang w:val="en-US"/>
        </w:rPr>
        <w:t xml:space="preserve"> </w:t>
      </w:r>
      <w:r w:rsidR="00257C0E" w:rsidRPr="004B432E">
        <w:rPr>
          <w:b/>
          <w:bCs/>
          <w:i/>
          <w:iCs/>
          <w:color w:val="000000"/>
          <w:lang w:val="en-US"/>
        </w:rPr>
        <w:t>a</w:t>
      </w:r>
      <w:r w:rsidR="00764134">
        <w:rPr>
          <w:color w:val="000000"/>
          <w:lang w:val="en-US"/>
        </w:rPr>
        <w:t>.</w:t>
      </w:r>
    </w:p>
    <w:p w14:paraId="082EB7DE" w14:textId="5135711B" w:rsidR="00764134" w:rsidRPr="00EA1E1A" w:rsidRDefault="00764134" w:rsidP="003F76C3">
      <w:pPr>
        <w:pStyle w:val="BodyText"/>
        <w:numPr>
          <w:ilvl w:val="0"/>
          <w:numId w:val="25"/>
        </w:numPr>
        <w:spacing w:line="312" w:lineRule="auto"/>
        <w:jc w:val="both"/>
        <w:rPr>
          <w:b/>
          <w:bCs/>
          <w:color w:val="000000"/>
          <w:lang w:val="en-US"/>
        </w:rPr>
      </w:pPr>
      <w:r>
        <w:rPr>
          <w:color w:val="000000"/>
          <w:lang w:val="en-US"/>
        </w:rPr>
        <w:t xml:space="preserve">Dòng thứ hai của mỗi test case chứa </w:t>
      </w:r>
      <w:r w:rsidRPr="004B432E">
        <w:rPr>
          <w:b/>
          <w:bCs/>
          <w:i/>
          <w:iCs/>
          <w:color w:val="000000"/>
          <w:lang w:val="en-US"/>
        </w:rPr>
        <w:t>n</w:t>
      </w:r>
      <w:r>
        <w:rPr>
          <w:color w:val="000000"/>
          <w:lang w:val="en-US"/>
        </w:rPr>
        <w:t xml:space="preserve"> số nguyên </w:t>
      </w:r>
      <w:r w:rsidR="00D72C25" w:rsidRPr="004B432E">
        <w:rPr>
          <w:b/>
          <w:i/>
          <w:iCs/>
        </w:rPr>
        <w:t>a</w:t>
      </w:r>
      <w:r w:rsidR="00D72C25" w:rsidRPr="004B432E">
        <w:rPr>
          <w:b/>
          <w:i/>
          <w:iCs/>
          <w:vertAlign w:val="subscript"/>
        </w:rPr>
        <w:t>1</w:t>
      </w:r>
      <w:r w:rsidR="00D72C25" w:rsidRPr="004B432E">
        <w:rPr>
          <w:b/>
          <w:i/>
          <w:iCs/>
        </w:rPr>
        <w:t>, a</w:t>
      </w:r>
      <w:r w:rsidR="00D72C25" w:rsidRPr="004B432E">
        <w:rPr>
          <w:b/>
          <w:i/>
          <w:iCs/>
          <w:vertAlign w:val="subscript"/>
        </w:rPr>
        <w:t>2</w:t>
      </w:r>
      <w:r w:rsidR="00D72C25" w:rsidRPr="004B432E">
        <w:rPr>
          <w:b/>
          <w:i/>
          <w:iCs/>
        </w:rPr>
        <w:t>, …, a</w:t>
      </w:r>
      <w:r w:rsidR="00D72C25" w:rsidRPr="004B432E">
        <w:rPr>
          <w:b/>
          <w:i/>
          <w:iCs/>
          <w:vertAlign w:val="subscript"/>
        </w:rPr>
        <w:t>n</w:t>
      </w:r>
      <w:r w:rsidR="00D72C25" w:rsidRPr="004B432E">
        <w:rPr>
          <w:b/>
          <w:i/>
          <w:iCs/>
          <w:lang w:val="en-US"/>
        </w:rPr>
        <w:t xml:space="preserve"> (</w:t>
      </w:r>
      <w:r w:rsidR="00D72C25" w:rsidRPr="004B432E">
        <w:rPr>
          <w:b/>
          <w:bCs/>
          <w:i/>
          <w:iCs/>
          <w:color w:val="000000"/>
          <w:lang w:val="en-US"/>
        </w:rPr>
        <w:t xml:space="preserve">1 </w:t>
      </w:r>
      <w:r w:rsidR="00D72C25" w:rsidRPr="004B432E">
        <w:rPr>
          <w:b/>
          <w:bCs/>
          <w:i/>
          <w:iCs/>
          <w:color w:val="000000"/>
        </w:rPr>
        <w:t>≤</w:t>
      </w:r>
      <w:r w:rsidR="00D72C25" w:rsidRPr="004B432E">
        <w:rPr>
          <w:b/>
          <w:bCs/>
          <w:i/>
          <w:iCs/>
          <w:color w:val="000000"/>
          <w:lang w:val="en-US"/>
        </w:rPr>
        <w:t xml:space="preserve"> </w:t>
      </w:r>
      <w:r w:rsidR="00D72C25" w:rsidRPr="004B432E">
        <w:rPr>
          <w:b/>
          <w:i/>
          <w:iCs/>
        </w:rPr>
        <w:t>a</w:t>
      </w:r>
      <w:r w:rsidR="00D72C25" w:rsidRPr="004B432E">
        <w:rPr>
          <w:b/>
          <w:i/>
          <w:iCs/>
          <w:vertAlign w:val="subscript"/>
          <w:lang w:val="en-US"/>
        </w:rPr>
        <w:t>i</w:t>
      </w:r>
      <w:r w:rsidR="00D72C25" w:rsidRPr="004B432E">
        <w:rPr>
          <w:b/>
          <w:bCs/>
          <w:i/>
          <w:iCs/>
          <w:color w:val="000000"/>
          <w:lang w:val="en-US"/>
        </w:rPr>
        <w:t xml:space="preserve"> </w:t>
      </w:r>
      <w:r w:rsidR="00D72C25" w:rsidRPr="004B432E">
        <w:rPr>
          <w:b/>
          <w:bCs/>
          <w:i/>
          <w:iCs/>
          <w:color w:val="000000"/>
        </w:rPr>
        <w:t>≤</w:t>
      </w:r>
      <w:r w:rsidR="00D72C25" w:rsidRPr="004B432E">
        <w:rPr>
          <w:b/>
          <w:bCs/>
          <w:i/>
          <w:iCs/>
          <w:color w:val="000000"/>
          <w:lang w:val="en-US"/>
        </w:rPr>
        <w:t xml:space="preserve"> n)</w:t>
      </w:r>
      <w:r w:rsidR="00D72C25">
        <w:rPr>
          <w:color w:val="000000"/>
          <w:lang w:val="en-US"/>
        </w:rPr>
        <w:t xml:space="preserve"> là các phần tử của dãy</w:t>
      </w:r>
      <w:r w:rsidR="00257C0E">
        <w:rPr>
          <w:color w:val="000000"/>
          <w:lang w:val="en-US"/>
        </w:rPr>
        <w:t xml:space="preserve"> </w:t>
      </w:r>
      <w:r w:rsidR="00257C0E" w:rsidRPr="004B432E">
        <w:rPr>
          <w:b/>
          <w:bCs/>
          <w:i/>
          <w:iCs/>
          <w:color w:val="000000"/>
          <w:lang w:val="en-US"/>
        </w:rPr>
        <w:t>a</w:t>
      </w:r>
      <w:r w:rsidR="00D72C25">
        <w:rPr>
          <w:color w:val="000000"/>
          <w:lang w:val="en-US"/>
        </w:rPr>
        <w:t>.</w:t>
      </w:r>
    </w:p>
    <w:p w14:paraId="16897CB8" w14:textId="33BAC657" w:rsidR="00EA1E1A" w:rsidRPr="003F76C3" w:rsidRDefault="00EA1E1A" w:rsidP="003F76C3">
      <w:pPr>
        <w:pStyle w:val="BodyText"/>
        <w:numPr>
          <w:ilvl w:val="0"/>
          <w:numId w:val="25"/>
        </w:numPr>
        <w:spacing w:line="312" w:lineRule="auto"/>
        <w:jc w:val="both"/>
        <w:rPr>
          <w:b/>
          <w:bCs/>
          <w:color w:val="000000"/>
          <w:lang w:val="en-US"/>
        </w:rPr>
      </w:pPr>
      <w:r>
        <w:rPr>
          <w:color w:val="000000"/>
          <w:lang w:val="en-US"/>
        </w:rPr>
        <w:t xml:space="preserve">Đầu vào đảm bảo rằng tổng của các số n ở các test case không vượt quá </w:t>
      </w:r>
      <w:r w:rsidRPr="004B432E">
        <w:rPr>
          <w:b/>
          <w:bCs/>
          <w:i/>
          <w:iCs/>
          <w:color w:val="000000"/>
          <w:lang w:val="en-US"/>
        </w:rPr>
        <w:t>3.10</w:t>
      </w:r>
      <w:r w:rsidRPr="004B432E">
        <w:rPr>
          <w:b/>
          <w:bCs/>
          <w:i/>
          <w:iCs/>
          <w:color w:val="000000"/>
          <w:vertAlign w:val="superscript"/>
          <w:lang w:val="en-US"/>
        </w:rPr>
        <w:t>5</w:t>
      </w:r>
      <w:r>
        <w:rPr>
          <w:color w:val="000000"/>
          <w:lang w:val="en-US"/>
        </w:rPr>
        <w:t>.</w:t>
      </w:r>
    </w:p>
    <w:p w14:paraId="631DD942" w14:textId="0FD40768" w:rsidR="00F04DCE" w:rsidRPr="00157515" w:rsidRDefault="00F04DCE" w:rsidP="003F76C3">
      <w:pPr>
        <w:pStyle w:val="BodyText"/>
        <w:spacing w:line="312" w:lineRule="auto"/>
        <w:jc w:val="both"/>
        <w:rPr>
          <w:b/>
          <w:bCs/>
          <w:color w:val="000000"/>
          <w:lang w:val="vi"/>
        </w:rPr>
      </w:pPr>
      <w:r w:rsidRPr="00157515">
        <w:rPr>
          <w:b/>
          <w:bCs/>
          <w:color w:val="000000"/>
          <w:lang w:val="vi"/>
        </w:rPr>
        <w:t>Kết quả</w:t>
      </w:r>
      <w:r w:rsidR="00904FA0" w:rsidRPr="00157515">
        <w:rPr>
          <w:b/>
          <w:bCs/>
          <w:color w:val="000000"/>
          <w:lang w:val="vi"/>
        </w:rPr>
        <w:t xml:space="preserve">: </w:t>
      </w:r>
      <w:r w:rsidR="00904FA0" w:rsidRPr="00157515">
        <w:rPr>
          <w:color w:val="000000"/>
        </w:rPr>
        <w:t xml:space="preserve">Ghi ra file văn bản </w:t>
      </w:r>
      <w:r w:rsidR="00764134">
        <w:rPr>
          <w:b/>
          <w:bCs/>
          <w:color w:val="000000"/>
          <w:lang w:val="vi"/>
        </w:rPr>
        <w:t>LOCKOUT</w:t>
      </w:r>
      <w:r w:rsidR="00904FA0" w:rsidRPr="00157515">
        <w:rPr>
          <w:b/>
        </w:rPr>
        <w:t>.OUT</w:t>
      </w:r>
    </w:p>
    <w:p w14:paraId="78227C30" w14:textId="4D4364DE" w:rsidR="00D72C25" w:rsidRPr="00D72C25" w:rsidRDefault="00D72C25" w:rsidP="00D72C25">
      <w:pPr>
        <w:pStyle w:val="ListParagraph"/>
        <w:numPr>
          <w:ilvl w:val="0"/>
          <w:numId w:val="26"/>
        </w:numPr>
        <w:rPr>
          <w:b/>
          <w:bCs/>
          <w:i/>
          <w:iCs/>
          <w:color w:val="000000"/>
          <w:sz w:val="26"/>
          <w:szCs w:val="26"/>
          <w:lang w:val="vi"/>
        </w:rPr>
      </w:pPr>
      <w:r>
        <w:rPr>
          <w:rFonts w:ascii="Times New Roman" w:hAnsi="Times New Roman"/>
          <w:color w:val="000000"/>
          <w:sz w:val="26"/>
          <w:szCs w:val="26"/>
        </w:rPr>
        <w:t xml:space="preserve">Với mỗi test case, in ra một số nguyên duy nhất là số lượng phần tử ít nhất cần phải loại bỏ khỏi dãy để dãy đó trở thành </w:t>
      </w:r>
      <w:r w:rsidR="00257C0E">
        <w:rPr>
          <w:rFonts w:ascii="Times New Roman" w:hAnsi="Times New Roman"/>
          <w:color w:val="000000"/>
          <w:sz w:val="26"/>
          <w:szCs w:val="26"/>
        </w:rPr>
        <w:t>dãy</w:t>
      </w:r>
      <w:r>
        <w:rPr>
          <w:rFonts w:ascii="Times New Roman" w:hAnsi="Times New Roman"/>
          <w:color w:val="000000"/>
          <w:sz w:val="26"/>
          <w:szCs w:val="26"/>
        </w:rPr>
        <w:t xml:space="preserve"> “tốt”.</w:t>
      </w:r>
    </w:p>
    <w:p w14:paraId="17407528" w14:textId="01C83193" w:rsidR="00F04DCE" w:rsidRPr="00D72C25" w:rsidRDefault="00F04DCE" w:rsidP="00D72C25">
      <w:pPr>
        <w:rPr>
          <w:b/>
          <w:bCs/>
          <w:i/>
          <w:iCs/>
          <w:color w:val="000000"/>
          <w:sz w:val="26"/>
          <w:szCs w:val="26"/>
          <w:lang w:val="vi"/>
        </w:rPr>
      </w:pPr>
      <w:r w:rsidRPr="00D72C25">
        <w:rPr>
          <w:b/>
          <w:bCs/>
          <w:i/>
          <w:iCs/>
          <w:color w:val="000000"/>
          <w:sz w:val="26"/>
          <w:szCs w:val="26"/>
          <w:lang w:val="vi"/>
        </w:rPr>
        <w:t>Ví dụ</w:t>
      </w:r>
    </w:p>
    <w:tbl>
      <w:tblPr>
        <w:tblW w:w="8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2250"/>
        <w:gridCol w:w="3510"/>
      </w:tblGrid>
      <w:tr w:rsidR="003F76C3" w:rsidRPr="00157515" w14:paraId="2FA14311" w14:textId="443C0FDF" w:rsidTr="00257C0E">
        <w:trPr>
          <w:trHeight w:val="286"/>
          <w:jc w:val="center"/>
        </w:trPr>
        <w:tc>
          <w:tcPr>
            <w:tcW w:w="2335" w:type="dxa"/>
          </w:tcPr>
          <w:p w14:paraId="1EDB4D4F" w14:textId="55454BC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bCs/>
                <w:color w:val="000000"/>
              </w:rPr>
              <w:t>.INP</w:t>
            </w:r>
          </w:p>
        </w:tc>
        <w:tc>
          <w:tcPr>
            <w:tcW w:w="2250" w:type="dxa"/>
          </w:tcPr>
          <w:p w14:paraId="5E319801" w14:textId="3D8B1481" w:rsidR="003F76C3" w:rsidRPr="00157515" w:rsidRDefault="00764134" w:rsidP="00711D21">
            <w:pPr>
              <w:pStyle w:val="BodyText"/>
              <w:spacing w:line="312" w:lineRule="auto"/>
              <w:jc w:val="center"/>
              <w:rPr>
                <w:b/>
                <w:bCs/>
                <w:color w:val="000000"/>
                <w:lang w:val="vi"/>
              </w:rPr>
            </w:pPr>
            <w:r>
              <w:rPr>
                <w:b/>
                <w:bCs/>
                <w:color w:val="000000"/>
                <w:lang w:val="vi"/>
              </w:rPr>
              <w:t>LOCKOUT</w:t>
            </w:r>
            <w:r w:rsidR="003F76C3" w:rsidRPr="00157515">
              <w:rPr>
                <w:b/>
              </w:rPr>
              <w:t>.OUT</w:t>
            </w:r>
          </w:p>
        </w:tc>
        <w:tc>
          <w:tcPr>
            <w:tcW w:w="3510" w:type="dxa"/>
          </w:tcPr>
          <w:p w14:paraId="4F39ACC3" w14:textId="70089356" w:rsidR="003F76C3" w:rsidRPr="003F76C3" w:rsidRDefault="003F76C3" w:rsidP="00711D21">
            <w:pPr>
              <w:pStyle w:val="BodyText"/>
              <w:spacing w:line="312" w:lineRule="auto"/>
              <w:jc w:val="center"/>
              <w:rPr>
                <w:i/>
                <w:iCs/>
                <w:color w:val="000000"/>
                <w:lang w:val="en-US"/>
              </w:rPr>
            </w:pPr>
            <w:r>
              <w:rPr>
                <w:i/>
                <w:iCs/>
                <w:color w:val="000000"/>
                <w:lang w:val="en-US"/>
              </w:rPr>
              <w:t>Giải thích</w:t>
            </w:r>
          </w:p>
        </w:tc>
      </w:tr>
      <w:tr w:rsidR="003F76C3" w:rsidRPr="00157515" w14:paraId="44271294" w14:textId="72A58B01" w:rsidTr="00257C0E">
        <w:trPr>
          <w:trHeight w:val="1186"/>
          <w:jc w:val="center"/>
        </w:trPr>
        <w:tc>
          <w:tcPr>
            <w:tcW w:w="2335" w:type="dxa"/>
          </w:tcPr>
          <w:p w14:paraId="0168CE22"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2CB89D8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41813B0F"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15C39810"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BAD654C" w14:textId="77777777" w:rsidR="00257C0E" w:rsidRPr="00257C0E" w:rsidRDefault="00257C0E" w:rsidP="00257C0E">
            <w:pPr>
              <w:pStyle w:val="BodyText"/>
              <w:spacing w:line="312" w:lineRule="auto"/>
              <w:ind w:left="138"/>
              <w:rPr>
                <w:color w:val="000000"/>
                <w:lang w:val="en-US"/>
              </w:rPr>
            </w:pPr>
            <w:r w:rsidRPr="00257C0E">
              <w:rPr>
                <w:color w:val="000000"/>
                <w:lang w:val="en-US"/>
              </w:rPr>
              <w:t>1 2 3 4 5</w:t>
            </w:r>
          </w:p>
          <w:p w14:paraId="1613D307"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119372C9" w14:textId="77777777" w:rsidR="00257C0E" w:rsidRPr="00257C0E" w:rsidRDefault="00257C0E" w:rsidP="00257C0E">
            <w:pPr>
              <w:pStyle w:val="BodyText"/>
              <w:spacing w:line="312" w:lineRule="auto"/>
              <w:ind w:left="138"/>
              <w:rPr>
                <w:color w:val="000000"/>
                <w:lang w:val="en-US"/>
              </w:rPr>
            </w:pPr>
            <w:r w:rsidRPr="00257C0E">
              <w:rPr>
                <w:color w:val="000000"/>
                <w:lang w:val="en-US"/>
              </w:rPr>
              <w:t>5 4 3 2 1</w:t>
            </w:r>
          </w:p>
          <w:p w14:paraId="60A7482F" w14:textId="77777777" w:rsidR="00257C0E" w:rsidRPr="00257C0E" w:rsidRDefault="00257C0E" w:rsidP="00257C0E">
            <w:pPr>
              <w:pStyle w:val="BodyText"/>
              <w:spacing w:line="312" w:lineRule="auto"/>
              <w:ind w:left="138"/>
              <w:rPr>
                <w:color w:val="000000"/>
                <w:lang w:val="en-US"/>
              </w:rPr>
            </w:pPr>
            <w:r w:rsidRPr="00257C0E">
              <w:rPr>
                <w:color w:val="000000"/>
                <w:lang w:val="en-US"/>
              </w:rPr>
              <w:t>5</w:t>
            </w:r>
          </w:p>
          <w:p w14:paraId="0C8911A3" w14:textId="77777777" w:rsidR="00257C0E" w:rsidRPr="00257C0E" w:rsidRDefault="00257C0E" w:rsidP="00257C0E">
            <w:pPr>
              <w:pStyle w:val="BodyText"/>
              <w:spacing w:line="312" w:lineRule="auto"/>
              <w:ind w:left="138"/>
              <w:rPr>
                <w:color w:val="000000"/>
                <w:lang w:val="en-US"/>
              </w:rPr>
            </w:pPr>
            <w:r w:rsidRPr="00257C0E">
              <w:rPr>
                <w:color w:val="000000"/>
                <w:lang w:val="en-US"/>
              </w:rPr>
              <w:t>5 5 5 4 4</w:t>
            </w:r>
          </w:p>
          <w:p w14:paraId="01765689" w14:textId="77777777" w:rsidR="00257C0E" w:rsidRPr="00257C0E" w:rsidRDefault="00257C0E" w:rsidP="00257C0E">
            <w:pPr>
              <w:pStyle w:val="BodyText"/>
              <w:spacing w:line="312" w:lineRule="auto"/>
              <w:ind w:left="138"/>
              <w:rPr>
                <w:color w:val="000000"/>
                <w:lang w:val="en-US"/>
              </w:rPr>
            </w:pPr>
            <w:r w:rsidRPr="00257C0E">
              <w:rPr>
                <w:color w:val="000000"/>
                <w:lang w:val="en-US"/>
              </w:rPr>
              <w:t>7</w:t>
            </w:r>
          </w:p>
          <w:p w14:paraId="33E281B7" w14:textId="77777777" w:rsidR="00257C0E" w:rsidRPr="00257C0E" w:rsidRDefault="00257C0E" w:rsidP="00257C0E">
            <w:pPr>
              <w:pStyle w:val="BodyText"/>
              <w:spacing w:line="312" w:lineRule="auto"/>
              <w:ind w:left="138"/>
              <w:rPr>
                <w:color w:val="000000"/>
                <w:lang w:val="en-US"/>
              </w:rPr>
            </w:pPr>
            <w:r w:rsidRPr="00257C0E">
              <w:rPr>
                <w:color w:val="000000"/>
                <w:lang w:val="en-US"/>
              </w:rPr>
              <w:t>1 7 1 2 5 7 1</w:t>
            </w:r>
          </w:p>
          <w:p w14:paraId="139708F3" w14:textId="77777777" w:rsidR="00257C0E" w:rsidRPr="00257C0E" w:rsidRDefault="00257C0E" w:rsidP="00257C0E">
            <w:pPr>
              <w:pStyle w:val="BodyText"/>
              <w:spacing w:line="312" w:lineRule="auto"/>
              <w:ind w:left="138"/>
              <w:rPr>
                <w:color w:val="000000"/>
                <w:lang w:val="en-US"/>
              </w:rPr>
            </w:pPr>
            <w:r w:rsidRPr="00257C0E">
              <w:rPr>
                <w:color w:val="000000"/>
                <w:lang w:val="en-US"/>
              </w:rPr>
              <w:t>6</w:t>
            </w:r>
          </w:p>
          <w:p w14:paraId="59516204" w14:textId="243F0B7D" w:rsidR="003F76C3" w:rsidRPr="003F76C3" w:rsidRDefault="00257C0E" w:rsidP="00257C0E">
            <w:pPr>
              <w:pStyle w:val="BodyText"/>
              <w:spacing w:line="312" w:lineRule="auto"/>
              <w:ind w:left="138"/>
              <w:rPr>
                <w:color w:val="000000"/>
                <w:lang w:val="en-US"/>
              </w:rPr>
            </w:pPr>
            <w:r w:rsidRPr="00257C0E">
              <w:rPr>
                <w:color w:val="000000"/>
                <w:lang w:val="en-US"/>
              </w:rPr>
              <w:t>1 2 5 6 5 5</w:t>
            </w:r>
          </w:p>
        </w:tc>
        <w:tc>
          <w:tcPr>
            <w:tcW w:w="2250" w:type="dxa"/>
          </w:tcPr>
          <w:p w14:paraId="0DDD42DF"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7C5B1BC8" w14:textId="77777777" w:rsidR="00257C0E" w:rsidRPr="00257C0E" w:rsidRDefault="00257C0E" w:rsidP="00257C0E">
            <w:pPr>
              <w:pStyle w:val="BodyText"/>
              <w:spacing w:line="312" w:lineRule="auto"/>
              <w:ind w:left="138"/>
              <w:rPr>
                <w:color w:val="000000"/>
                <w:lang w:val="en-US"/>
              </w:rPr>
            </w:pPr>
            <w:r w:rsidRPr="00257C0E">
              <w:rPr>
                <w:color w:val="000000"/>
                <w:lang w:val="en-US"/>
              </w:rPr>
              <w:t>2</w:t>
            </w:r>
          </w:p>
          <w:p w14:paraId="4E45BF64"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64CC435B" w14:textId="77777777" w:rsidR="00257C0E" w:rsidRPr="00257C0E" w:rsidRDefault="00257C0E" w:rsidP="00257C0E">
            <w:pPr>
              <w:pStyle w:val="BodyText"/>
              <w:spacing w:line="312" w:lineRule="auto"/>
              <w:ind w:left="138"/>
              <w:rPr>
                <w:color w:val="000000"/>
                <w:lang w:val="en-US"/>
              </w:rPr>
            </w:pPr>
            <w:r w:rsidRPr="00257C0E">
              <w:rPr>
                <w:color w:val="000000"/>
                <w:lang w:val="en-US"/>
              </w:rPr>
              <w:t>0</w:t>
            </w:r>
          </w:p>
          <w:p w14:paraId="0B40E6B5" w14:textId="77777777" w:rsidR="00257C0E" w:rsidRPr="00257C0E" w:rsidRDefault="00257C0E" w:rsidP="00257C0E">
            <w:pPr>
              <w:pStyle w:val="BodyText"/>
              <w:spacing w:line="312" w:lineRule="auto"/>
              <w:ind w:left="138"/>
              <w:rPr>
                <w:color w:val="000000"/>
                <w:lang w:val="en-US"/>
              </w:rPr>
            </w:pPr>
            <w:r w:rsidRPr="00257C0E">
              <w:rPr>
                <w:color w:val="000000"/>
                <w:lang w:val="en-US"/>
              </w:rPr>
              <w:t>1</w:t>
            </w:r>
          </w:p>
          <w:p w14:paraId="222A19A8" w14:textId="53DF6FC4" w:rsidR="003F76C3" w:rsidRPr="007846B4" w:rsidRDefault="00257C0E" w:rsidP="00257C0E">
            <w:pPr>
              <w:pStyle w:val="BodyText"/>
              <w:spacing w:line="312" w:lineRule="auto"/>
              <w:ind w:left="138"/>
              <w:rPr>
                <w:color w:val="000000"/>
                <w:lang w:val="en-US"/>
              </w:rPr>
            </w:pPr>
            <w:r w:rsidRPr="00257C0E">
              <w:rPr>
                <w:color w:val="000000"/>
                <w:lang w:val="en-US"/>
              </w:rPr>
              <w:t>2</w:t>
            </w:r>
          </w:p>
        </w:tc>
        <w:tc>
          <w:tcPr>
            <w:tcW w:w="3510" w:type="dxa"/>
          </w:tcPr>
          <w:p w14:paraId="65A783F8" w14:textId="68DE4285" w:rsidR="003F76C3" w:rsidRDefault="00257C0E" w:rsidP="00257C0E">
            <w:pPr>
              <w:pStyle w:val="BodyText"/>
              <w:spacing w:line="312" w:lineRule="auto"/>
              <w:ind w:left="138"/>
              <w:rPr>
                <w:noProof/>
                <w:color w:val="000000"/>
                <w:lang w:val="en-US"/>
              </w:rPr>
            </w:pPr>
            <w:r>
              <w:rPr>
                <w:noProof/>
                <w:color w:val="000000"/>
                <w:lang w:val="en-US"/>
              </w:rPr>
              <w:t>Ở test case #1 #3 #4, mảng đã tốt ngay từ đầu, nên không cần phải loại bỏ phần tử nào.</w:t>
            </w:r>
          </w:p>
          <w:p w14:paraId="37878A93" w14:textId="67E46953" w:rsidR="00257C0E" w:rsidRDefault="00257C0E" w:rsidP="00257C0E">
            <w:pPr>
              <w:pStyle w:val="BodyText"/>
              <w:spacing w:line="312" w:lineRule="auto"/>
              <w:ind w:left="138"/>
              <w:rPr>
                <w:noProof/>
                <w:color w:val="000000"/>
                <w:lang w:val="en-US"/>
              </w:rPr>
            </w:pPr>
            <w:r>
              <w:rPr>
                <w:noProof/>
                <w:color w:val="000000"/>
                <w:lang w:val="en-US"/>
              </w:rPr>
              <w:t xml:space="preserve">Ở test case #2, giải pháp tối ưu là loại bỏ phần tử thứ hai và thứ tư của mảng </w:t>
            </w:r>
            <w:r w:rsidRPr="00257C0E">
              <w:rPr>
                <w:noProof/>
                <w:color w:val="000000"/>
                <w:lang w:val="en-US"/>
              </w:rPr>
              <w:sym w:font="Wingdings" w:char="F0E0"/>
            </w:r>
            <w:r>
              <w:rPr>
                <w:noProof/>
                <w:color w:val="000000"/>
                <w:lang w:val="en-US"/>
              </w:rPr>
              <w:t xml:space="preserve"> </w:t>
            </w:r>
            <w:r>
              <w:rPr>
                <w:b/>
                <w:bCs/>
                <w:noProof/>
                <w:color w:val="000000"/>
                <w:lang w:val="en-US"/>
              </w:rPr>
              <w:t>1, 3, 5</w:t>
            </w:r>
            <w:r>
              <w:rPr>
                <w:noProof/>
                <w:color w:val="000000"/>
                <w:lang w:val="en-US"/>
              </w:rPr>
              <w:t>.</w:t>
            </w:r>
          </w:p>
          <w:p w14:paraId="2911CDCC" w14:textId="1FE381B4" w:rsidR="00257C0E" w:rsidRDefault="00257C0E" w:rsidP="00257C0E">
            <w:pPr>
              <w:pStyle w:val="BodyText"/>
              <w:spacing w:line="312" w:lineRule="auto"/>
              <w:ind w:left="138"/>
              <w:rPr>
                <w:noProof/>
                <w:color w:val="000000"/>
                <w:lang w:val="en-US"/>
              </w:rPr>
            </w:pPr>
            <w:r>
              <w:rPr>
                <w:noProof/>
                <w:color w:val="000000"/>
                <w:lang w:val="en-US"/>
              </w:rPr>
              <w:t>Ở test case #5, loại bỏ phần tử thứ tư của mảng.</w:t>
            </w:r>
          </w:p>
          <w:p w14:paraId="63D669BB" w14:textId="6E1BD84D" w:rsidR="00257C0E" w:rsidRPr="00257C0E" w:rsidRDefault="00257C0E" w:rsidP="00257C0E">
            <w:pPr>
              <w:pStyle w:val="BodyText"/>
              <w:spacing w:line="312" w:lineRule="auto"/>
              <w:ind w:left="138"/>
              <w:rPr>
                <w:noProof/>
                <w:color w:val="000000"/>
                <w:lang w:val="en-US"/>
              </w:rPr>
            </w:pPr>
            <w:r>
              <w:rPr>
                <w:noProof/>
                <w:color w:val="000000"/>
                <w:lang w:val="en-US"/>
              </w:rPr>
              <w:t>Ở test case #6, loại bỏ phần tử thứ nhất và thứ tư của mảng.</w:t>
            </w:r>
          </w:p>
          <w:p w14:paraId="53D2A138" w14:textId="12D1EB9F" w:rsidR="00257C0E" w:rsidRPr="00257C0E" w:rsidRDefault="00257C0E" w:rsidP="00711D21">
            <w:pPr>
              <w:pStyle w:val="BodyText"/>
              <w:spacing w:line="312" w:lineRule="auto"/>
              <w:ind w:left="138"/>
              <w:rPr>
                <w:color w:val="000000"/>
                <w:lang w:val="en-US"/>
              </w:rPr>
            </w:pPr>
          </w:p>
        </w:tc>
      </w:tr>
    </w:tbl>
    <w:p w14:paraId="2A009BB9" w14:textId="77777777" w:rsidR="00157515" w:rsidRPr="00157515" w:rsidRDefault="00157515" w:rsidP="00711D21">
      <w:pPr>
        <w:pStyle w:val="BodyText"/>
        <w:spacing w:line="312" w:lineRule="auto"/>
        <w:rPr>
          <w:i/>
          <w:iCs/>
          <w:color w:val="000000"/>
          <w:sz w:val="12"/>
          <w:szCs w:val="12"/>
          <w:lang w:val="en-US"/>
        </w:rPr>
      </w:pPr>
    </w:p>
    <w:p w14:paraId="7462C785" w14:textId="660B418D" w:rsidR="000206A2" w:rsidRPr="00662883" w:rsidRDefault="00D80272" w:rsidP="00711D21">
      <w:pPr>
        <w:pStyle w:val="BodyText"/>
        <w:spacing w:line="312" w:lineRule="auto"/>
        <w:rPr>
          <w:i/>
          <w:iCs/>
          <w:color w:val="000000"/>
          <w:lang w:val="en-US"/>
        </w:rPr>
      </w:pPr>
      <w:r w:rsidRPr="00157515">
        <w:rPr>
          <w:i/>
          <w:iCs/>
          <w:color w:val="000000"/>
          <w:lang w:val="en-US"/>
        </w:rPr>
        <w:t>Subtask 1 (</w:t>
      </w:r>
      <w:r w:rsidR="00EA1E1A">
        <w:rPr>
          <w:i/>
          <w:iCs/>
          <w:color w:val="000000"/>
          <w:lang w:val="en-US"/>
        </w:rPr>
        <w:t>24</w:t>
      </w:r>
      <w:r w:rsidRPr="00157515">
        <w:rPr>
          <w:i/>
          <w:iCs/>
          <w:color w:val="000000"/>
          <w:lang w:val="en-US"/>
        </w:rPr>
        <w:t>% số test):</w:t>
      </w:r>
      <w:r w:rsidR="00EA1E1A">
        <w:rPr>
          <w:color w:val="000000"/>
          <w:lang w:val="en-US"/>
        </w:rPr>
        <w:t xml:space="preserve"> </w:t>
      </w:r>
      <w:r w:rsidR="00EA1E1A" w:rsidRPr="004B432E">
        <w:rPr>
          <w:b/>
          <w:bCs/>
          <w:i/>
          <w:iCs/>
          <w:color w:val="000000"/>
          <w:lang w:val="en-US"/>
        </w:rPr>
        <w:t>t = 10</w:t>
      </w:r>
      <w:r w:rsidR="00EA1E1A" w:rsidRPr="004B432E">
        <w:rPr>
          <w:i/>
          <w:iCs/>
          <w:color w:val="000000"/>
          <w:lang w:val="en-US"/>
        </w:rPr>
        <w:t xml:space="preserve">, </w:t>
      </w:r>
      <w:r w:rsidR="0003417A" w:rsidRPr="004B432E">
        <w:rPr>
          <w:b/>
          <w:bCs/>
          <w:i/>
          <w:iCs/>
          <w:color w:val="000000"/>
          <w:lang w:val="en-US"/>
        </w:rPr>
        <w:t xml:space="preserve">n </w:t>
      </w:r>
      <w:r w:rsidR="0003417A" w:rsidRPr="004B432E">
        <w:rPr>
          <w:b/>
          <w:bCs/>
          <w:i/>
          <w:iCs/>
          <w:color w:val="000000"/>
        </w:rPr>
        <w:t>≤</w:t>
      </w:r>
      <w:r w:rsidR="0003417A" w:rsidRPr="004B432E">
        <w:rPr>
          <w:b/>
          <w:bCs/>
          <w:i/>
          <w:iCs/>
          <w:color w:val="000000"/>
          <w:lang w:val="en-US"/>
        </w:rPr>
        <w:t xml:space="preserve"> </w:t>
      </w:r>
      <w:r w:rsidR="00EA1E1A" w:rsidRPr="004B432E">
        <w:rPr>
          <w:b/>
          <w:bCs/>
          <w:i/>
          <w:iCs/>
          <w:color w:val="000000"/>
          <w:lang w:val="en-US"/>
        </w:rPr>
        <w:t>100</w:t>
      </w:r>
      <w:r w:rsidR="00662883">
        <w:rPr>
          <w:color w:val="000000"/>
          <w:lang w:val="en-US"/>
        </w:rPr>
        <w:t>.</w:t>
      </w:r>
    </w:p>
    <w:p w14:paraId="0C8D25D1" w14:textId="3C041B7A" w:rsidR="00D80272" w:rsidRPr="00662883" w:rsidRDefault="00D80272" w:rsidP="00711D21">
      <w:pPr>
        <w:pStyle w:val="BodyText"/>
        <w:spacing w:line="312" w:lineRule="auto"/>
        <w:rPr>
          <w:color w:val="000000"/>
          <w:lang w:val="en-US"/>
        </w:rPr>
      </w:pPr>
      <w:r w:rsidRPr="00157515">
        <w:rPr>
          <w:i/>
          <w:iCs/>
          <w:color w:val="000000"/>
          <w:lang w:val="en-US"/>
        </w:rPr>
        <w:t>Subtask 2 (</w:t>
      </w:r>
      <w:r w:rsidR="00EA1E1A">
        <w:rPr>
          <w:i/>
          <w:iCs/>
          <w:color w:val="000000"/>
          <w:lang w:val="en-US"/>
        </w:rPr>
        <w:t>36</w:t>
      </w:r>
      <w:r w:rsidRPr="00157515">
        <w:rPr>
          <w:i/>
          <w:iCs/>
          <w:color w:val="000000"/>
          <w:lang w:val="en-US"/>
        </w:rPr>
        <w:t xml:space="preserve">% số test): </w:t>
      </w:r>
      <w:r w:rsidR="00EA1E1A" w:rsidRPr="004B432E">
        <w:rPr>
          <w:b/>
          <w:bCs/>
          <w:i/>
          <w:iCs/>
          <w:color w:val="000000"/>
          <w:lang w:val="en-US"/>
        </w:rPr>
        <w:t>t = 20</w:t>
      </w:r>
      <w:r w:rsidR="00EA1E1A" w:rsidRPr="004B432E">
        <w:rPr>
          <w:i/>
          <w:iCs/>
          <w:color w:val="000000"/>
          <w:lang w:val="en-US"/>
        </w:rPr>
        <w:t xml:space="preserve">, </w:t>
      </w:r>
      <w:r w:rsidR="00EA1E1A" w:rsidRPr="004B432E">
        <w:rPr>
          <w:b/>
          <w:bCs/>
          <w:i/>
          <w:iCs/>
          <w:color w:val="000000"/>
          <w:lang w:val="en-US"/>
        </w:rPr>
        <w:t>100</w:t>
      </w:r>
      <w:r w:rsidR="00EA1E1A" w:rsidRPr="004B432E">
        <w:rPr>
          <w:i/>
          <w:iCs/>
          <w:color w:val="000000"/>
          <w:lang w:val="en-US"/>
        </w:rPr>
        <w:t xml:space="preserve"> </w:t>
      </w:r>
      <w:r w:rsidR="00EA1E1A" w:rsidRPr="004B432E">
        <w:rPr>
          <w:b/>
          <w:bCs/>
          <w:i/>
          <w:iCs/>
          <w:color w:val="000000"/>
        </w:rPr>
        <w:t>≤</w:t>
      </w:r>
      <w:r w:rsidR="00EA1E1A" w:rsidRPr="004B432E">
        <w:rPr>
          <w:i/>
          <w:iCs/>
          <w:color w:val="000000"/>
          <w:lang w:val="en-US"/>
        </w:rPr>
        <w:t xml:space="preserve"> </w:t>
      </w:r>
      <w:r w:rsidR="00EA1E1A" w:rsidRPr="004B432E">
        <w:rPr>
          <w:b/>
          <w:bCs/>
          <w:i/>
          <w:iCs/>
          <w:color w:val="000000"/>
          <w:lang w:val="en-US"/>
        </w:rPr>
        <w:t xml:space="preserve">n </w:t>
      </w:r>
      <w:r w:rsidR="00EA1E1A" w:rsidRPr="004B432E">
        <w:rPr>
          <w:b/>
          <w:bCs/>
          <w:i/>
          <w:iCs/>
          <w:color w:val="000000"/>
        </w:rPr>
        <w:t>≤</w:t>
      </w:r>
      <w:r w:rsidR="00EA1E1A" w:rsidRPr="004B432E">
        <w:rPr>
          <w:b/>
          <w:bCs/>
          <w:i/>
          <w:iCs/>
          <w:color w:val="000000"/>
          <w:lang w:val="en-US"/>
        </w:rPr>
        <w:t xml:space="preserve"> 3000</w:t>
      </w:r>
      <w:r w:rsidR="00662883">
        <w:rPr>
          <w:color w:val="000000"/>
          <w:lang w:val="en-US"/>
        </w:rPr>
        <w:t>.</w:t>
      </w:r>
    </w:p>
    <w:p w14:paraId="3F22473E" w14:textId="1334BED6" w:rsidR="0003417A" w:rsidRPr="0003417A" w:rsidRDefault="0003417A" w:rsidP="00711D21">
      <w:pPr>
        <w:pStyle w:val="BodyText"/>
        <w:spacing w:line="312" w:lineRule="auto"/>
        <w:rPr>
          <w:color w:val="000000"/>
          <w:lang w:val="en-US"/>
        </w:rPr>
      </w:pPr>
      <w:r>
        <w:rPr>
          <w:i/>
          <w:iCs/>
          <w:color w:val="000000"/>
          <w:lang w:val="en-US"/>
        </w:rPr>
        <w:t>Subtask 3 (</w:t>
      </w:r>
      <w:r w:rsidR="00EA1E1A">
        <w:rPr>
          <w:i/>
          <w:iCs/>
          <w:color w:val="000000"/>
          <w:lang w:val="en-US"/>
        </w:rPr>
        <w:t>40</w:t>
      </w:r>
      <w:r>
        <w:rPr>
          <w:i/>
          <w:iCs/>
          <w:color w:val="000000"/>
          <w:lang w:val="en-US"/>
        </w:rPr>
        <w:t xml:space="preserve">% số test): </w:t>
      </w:r>
      <w:r>
        <w:rPr>
          <w:color w:val="000000"/>
          <w:lang w:val="en-US"/>
        </w:rPr>
        <w:t>Không có ràng buộc gì thêm.</w:t>
      </w:r>
    </w:p>
    <w:p w14:paraId="1DF07701" w14:textId="77777777" w:rsidR="00D80272" w:rsidRPr="00157515" w:rsidRDefault="00D80272" w:rsidP="00711D21">
      <w:pPr>
        <w:pStyle w:val="BodyText"/>
        <w:spacing w:line="312" w:lineRule="auto"/>
        <w:rPr>
          <w:b/>
          <w:bCs/>
          <w:color w:val="000000"/>
          <w:sz w:val="16"/>
          <w:szCs w:val="16"/>
          <w:lang w:val="en-US"/>
        </w:rPr>
      </w:pPr>
    </w:p>
    <w:p w14:paraId="2D121E0F" w14:textId="48DB9E37" w:rsidR="007A0A54" w:rsidRPr="0057584A" w:rsidRDefault="00094571" w:rsidP="007A0A54">
      <w:pPr>
        <w:pStyle w:val="BodyText"/>
        <w:spacing w:line="312" w:lineRule="auto"/>
        <w:rPr>
          <w:b/>
          <w:bCs/>
          <w:lang w:val="en-US"/>
        </w:rPr>
      </w:pPr>
      <w:r w:rsidRPr="00157515">
        <w:rPr>
          <w:b/>
        </w:rPr>
        <w:t xml:space="preserve">Bài </w:t>
      </w:r>
      <w:r w:rsidR="00B04014" w:rsidRPr="00157515">
        <w:rPr>
          <w:b/>
          <w:lang w:val="en-US"/>
        </w:rPr>
        <w:t>5</w:t>
      </w:r>
      <w:r w:rsidRPr="00157515">
        <w:rPr>
          <w:b/>
        </w:rPr>
        <w:t xml:space="preserve"> (</w:t>
      </w:r>
      <w:r w:rsidRPr="00157515">
        <w:rPr>
          <w:b/>
          <w:lang w:val="en-US"/>
        </w:rPr>
        <w:t>2</w:t>
      </w:r>
      <w:r w:rsidRPr="00157515">
        <w:rPr>
          <w:b/>
        </w:rPr>
        <w:t xml:space="preserve"> điểm):</w:t>
      </w:r>
      <w:r w:rsidR="00234E00">
        <w:rPr>
          <w:b/>
          <w:lang w:val="en-US"/>
        </w:rPr>
        <w:t xml:space="preserve"> </w:t>
      </w:r>
      <w:r w:rsidRPr="00157515">
        <w:rPr>
          <w:b/>
        </w:rPr>
        <w:t xml:space="preserve"> </w:t>
      </w:r>
      <w:r w:rsidR="009D08D3">
        <w:rPr>
          <w:b/>
          <w:bCs/>
        </w:rPr>
        <w:t>KITTYTREE</w:t>
      </w:r>
      <w:r w:rsidR="0057584A">
        <w:rPr>
          <w:b/>
          <w:bCs/>
          <w:lang w:val="en-US"/>
        </w:rPr>
        <w:t xml:space="preserve"> </w:t>
      </w:r>
      <w:r w:rsidR="005344C6">
        <w:rPr>
          <w:b/>
          <w:bCs/>
          <w:lang w:val="en-US"/>
        </w:rPr>
        <w:t>Kitty và cây</w:t>
      </w:r>
    </w:p>
    <w:p w14:paraId="20CE7501" w14:textId="01935A96" w:rsidR="00875025" w:rsidRDefault="005344C6" w:rsidP="00875025">
      <w:pPr>
        <w:pStyle w:val="BodyText"/>
        <w:ind w:firstLine="720"/>
        <w:rPr>
          <w:lang w:val="en-US"/>
        </w:rPr>
      </w:pPr>
      <w:r w:rsidRPr="005344C6">
        <w:rPr>
          <w:lang w:val="en-US"/>
        </w:rPr>
        <w:t>Kitty quyết định ăn kiêng và đi vào rừng để kiếm táo. Ở đó, cô bất ngờ tìm thấy một cái cây thần kỳ có gốc tại đỉnh 1, mà mỗi đỉnh và mỗi cạnh của nó đều có viết một con số.</w:t>
      </w:r>
    </w:p>
    <w:p w14:paraId="6A1C6749" w14:textId="77777777" w:rsidR="003854CD" w:rsidRDefault="005344C6" w:rsidP="00875025">
      <w:pPr>
        <w:pStyle w:val="BodyText"/>
        <w:ind w:firstLine="720"/>
        <w:rPr>
          <w:lang w:val="en-US"/>
        </w:rPr>
      </w:pPr>
      <w:r w:rsidRPr="005344C6">
        <w:rPr>
          <w:lang w:val="en-US"/>
        </w:rPr>
        <w:t xml:space="preserve">Cô gái nhận thấy rằng một số đỉnh của cây bị "buồn", nên cô quyết định chơi với chúng. Ta gọi đỉnh </w:t>
      </w:r>
      <w:r w:rsidRPr="004B432E">
        <w:rPr>
          <w:b/>
          <w:bCs/>
          <w:i/>
          <w:iCs/>
          <w:lang w:val="en-US"/>
        </w:rPr>
        <w:t>v</w:t>
      </w:r>
      <w:r w:rsidRPr="005344C6">
        <w:rPr>
          <w:lang w:val="en-US"/>
        </w:rPr>
        <w:t xml:space="preserve"> là </w:t>
      </w:r>
      <w:r w:rsidRPr="005344C6">
        <w:rPr>
          <w:i/>
          <w:iCs/>
          <w:lang w:val="en-US"/>
        </w:rPr>
        <w:t>buồn</w:t>
      </w:r>
      <w:r w:rsidRPr="005344C6">
        <w:rPr>
          <w:lang w:val="en-US"/>
        </w:rPr>
        <w:t xml:space="preserve"> khi tồn tại một đỉnh </w:t>
      </w:r>
      <w:r w:rsidRPr="004B432E">
        <w:rPr>
          <w:b/>
          <w:bCs/>
          <w:i/>
          <w:iCs/>
          <w:lang w:val="en-US"/>
        </w:rPr>
        <w:t>u</w:t>
      </w:r>
      <w:r w:rsidRPr="005344C6">
        <w:rPr>
          <w:lang w:val="en-US"/>
        </w:rPr>
        <w:t xml:space="preserve"> nằm trong cây con của đỉnh </w:t>
      </w:r>
      <w:r w:rsidRPr="004B432E">
        <w:rPr>
          <w:b/>
          <w:bCs/>
          <w:i/>
          <w:iCs/>
          <w:lang w:val="en-US"/>
        </w:rPr>
        <w:t>v</w:t>
      </w:r>
      <w:r w:rsidR="0072223D">
        <w:rPr>
          <w:lang w:val="en-US"/>
        </w:rPr>
        <w:t xml:space="preserve"> </w:t>
      </w:r>
      <w:r w:rsidR="003854CD">
        <w:rPr>
          <w:lang w:val="en-US"/>
        </w:rPr>
        <w:t>sao cho:</w:t>
      </w:r>
    </w:p>
    <w:p w14:paraId="1DEA46E3" w14:textId="3FAE342D" w:rsidR="003854CD" w:rsidRPr="004B432E" w:rsidRDefault="005344C6" w:rsidP="003854CD">
      <w:pPr>
        <w:pStyle w:val="BodyText"/>
        <w:jc w:val="center"/>
        <w:rPr>
          <w:b/>
          <w:bCs/>
          <w:i/>
          <w:iCs/>
          <w:lang w:val="en-US"/>
        </w:rPr>
      </w:pPr>
      <w:r w:rsidRPr="004B432E">
        <w:rPr>
          <w:b/>
          <w:bCs/>
          <w:i/>
          <w:iCs/>
          <w:lang w:val="en-US"/>
        </w:rPr>
        <w:t>dist(v, u) &gt; a[u]</w:t>
      </w:r>
    </w:p>
    <w:p w14:paraId="47BD1EB6" w14:textId="02DE8BA4" w:rsidR="003854CD" w:rsidRDefault="003854CD" w:rsidP="003854CD">
      <w:pPr>
        <w:pStyle w:val="BodyText"/>
        <w:numPr>
          <w:ilvl w:val="0"/>
          <w:numId w:val="31"/>
        </w:numPr>
        <w:rPr>
          <w:lang w:val="en-US"/>
        </w:rPr>
      </w:pPr>
      <w:r>
        <w:rPr>
          <w:lang w:val="en-US"/>
        </w:rPr>
        <w:t xml:space="preserve">Cây con của đỉnh </w:t>
      </w:r>
      <w:r w:rsidRPr="004B432E">
        <w:rPr>
          <w:b/>
          <w:bCs/>
          <w:i/>
          <w:iCs/>
          <w:lang w:val="en-US"/>
        </w:rPr>
        <w:t>v</w:t>
      </w:r>
      <w:r>
        <w:rPr>
          <w:lang w:val="en-US"/>
        </w:rPr>
        <w:t xml:space="preserve">: bao gồm </w:t>
      </w:r>
      <w:r w:rsidRPr="004B432E">
        <w:rPr>
          <w:b/>
          <w:bCs/>
          <w:i/>
          <w:iCs/>
          <w:lang w:val="en-US"/>
        </w:rPr>
        <w:t>v</w:t>
      </w:r>
      <w:r>
        <w:rPr>
          <w:lang w:val="en-US"/>
        </w:rPr>
        <w:t xml:space="preserve"> và tất cả các hậu duệ của nó (các đỉnh nằm ở phía xa gốc hơn </w:t>
      </w:r>
      <w:r w:rsidRPr="004B432E">
        <w:rPr>
          <w:b/>
          <w:bCs/>
          <w:i/>
          <w:iCs/>
          <w:lang w:val="en-US"/>
        </w:rPr>
        <w:t>v</w:t>
      </w:r>
      <w:r>
        <w:rPr>
          <w:lang w:val="en-US"/>
        </w:rPr>
        <w:t>).</w:t>
      </w:r>
    </w:p>
    <w:p w14:paraId="1ED7C43F" w14:textId="77777777" w:rsidR="003854CD" w:rsidRDefault="003854CD" w:rsidP="003854CD">
      <w:pPr>
        <w:pStyle w:val="BodyText"/>
        <w:numPr>
          <w:ilvl w:val="0"/>
          <w:numId w:val="31"/>
        </w:numPr>
        <w:rPr>
          <w:lang w:val="en-US"/>
        </w:rPr>
      </w:pPr>
      <w:r w:rsidRPr="004B432E">
        <w:rPr>
          <w:b/>
          <w:bCs/>
          <w:i/>
          <w:iCs/>
          <w:lang w:val="en-US"/>
        </w:rPr>
        <w:t>a[u]</w:t>
      </w:r>
      <w:r>
        <w:rPr>
          <w:lang w:val="en-US"/>
        </w:rPr>
        <w:t>: giá trị</w:t>
      </w:r>
      <w:r w:rsidRPr="005344C6">
        <w:rPr>
          <w:lang w:val="en-US"/>
        </w:rPr>
        <w:t xml:space="preserve"> được viết trên đỉnh </w:t>
      </w:r>
      <w:r w:rsidRPr="004B432E">
        <w:rPr>
          <w:b/>
          <w:bCs/>
          <w:i/>
          <w:iCs/>
          <w:lang w:val="en-US"/>
        </w:rPr>
        <w:t>u</w:t>
      </w:r>
      <w:r>
        <w:rPr>
          <w:lang w:val="en-US"/>
        </w:rPr>
        <w:t>.</w:t>
      </w:r>
    </w:p>
    <w:p w14:paraId="7209B260" w14:textId="0AF89E46" w:rsidR="005344C6" w:rsidRPr="003854CD" w:rsidRDefault="005344C6" w:rsidP="003854CD">
      <w:pPr>
        <w:pStyle w:val="BodyText"/>
        <w:numPr>
          <w:ilvl w:val="0"/>
          <w:numId w:val="31"/>
        </w:numPr>
        <w:rPr>
          <w:lang w:val="en-US"/>
        </w:rPr>
      </w:pPr>
      <w:r w:rsidRPr="004B432E">
        <w:rPr>
          <w:b/>
          <w:bCs/>
          <w:i/>
          <w:iCs/>
          <w:lang w:val="en-US"/>
        </w:rPr>
        <w:t>dist(v, u)</w:t>
      </w:r>
      <w:r w:rsidRPr="004B432E">
        <w:rPr>
          <w:i/>
          <w:iCs/>
          <w:lang w:val="en-US"/>
        </w:rPr>
        <w:t xml:space="preserve"> </w:t>
      </w:r>
      <w:r w:rsidRPr="003854CD">
        <w:rPr>
          <w:lang w:val="en-US"/>
        </w:rPr>
        <w:t xml:space="preserve">là </w:t>
      </w:r>
      <w:r w:rsidR="003854CD">
        <w:rPr>
          <w:lang w:val="en-US"/>
        </w:rPr>
        <w:t>tổng trọng số</w:t>
      </w:r>
      <w:r w:rsidRPr="003854CD">
        <w:rPr>
          <w:lang w:val="en-US"/>
        </w:rPr>
        <w:t xml:space="preserve"> các cạnh trên đường đi</w:t>
      </w:r>
      <w:r w:rsidR="003854CD">
        <w:rPr>
          <w:lang w:val="en-US"/>
        </w:rPr>
        <w:t xml:space="preserve"> đơn</w:t>
      </w:r>
      <w:r w:rsidRPr="003854CD">
        <w:rPr>
          <w:lang w:val="en-US"/>
        </w:rPr>
        <w:t xml:space="preserve"> từ </w:t>
      </w:r>
      <w:r w:rsidRPr="004B432E">
        <w:rPr>
          <w:b/>
          <w:bCs/>
          <w:i/>
          <w:iCs/>
          <w:lang w:val="en-US"/>
        </w:rPr>
        <w:t>v</w:t>
      </w:r>
      <w:r w:rsidRPr="003854CD">
        <w:rPr>
          <w:lang w:val="en-US"/>
        </w:rPr>
        <w:t xml:space="preserve"> đến </w:t>
      </w:r>
      <w:r w:rsidRPr="004B432E">
        <w:rPr>
          <w:b/>
          <w:bCs/>
          <w:i/>
          <w:iCs/>
          <w:lang w:val="en-US"/>
        </w:rPr>
        <w:t>u</w:t>
      </w:r>
      <w:r w:rsidRPr="003854CD">
        <w:rPr>
          <w:lang w:val="en-US"/>
        </w:rPr>
        <w:t>.</w:t>
      </w:r>
    </w:p>
    <w:p w14:paraId="7ECF0A7B" w14:textId="318788F7" w:rsidR="005344C6" w:rsidRDefault="005344C6" w:rsidP="00875025">
      <w:pPr>
        <w:pStyle w:val="BodyText"/>
        <w:ind w:firstLine="720"/>
        <w:rPr>
          <w:lang w:val="en-US"/>
        </w:rPr>
      </w:pPr>
      <w:r w:rsidRPr="005344C6">
        <w:rPr>
          <w:lang w:val="en-US"/>
        </w:rPr>
        <w:lastRenderedPageBreak/>
        <w:t>Lá của một cây là các đỉnh được nối với một đỉnh khác bằng đúng một cạnh duy nhất. Tuy nhiên, gốc của cây được coi là lá khi và chỉ khi cây đó chỉ bao gồm đúng một đỉnh - chính là gốc.</w:t>
      </w:r>
    </w:p>
    <w:p w14:paraId="498D1580" w14:textId="68333CA5" w:rsidR="005344C6" w:rsidRPr="00875025" w:rsidRDefault="005344C6" w:rsidP="00875025">
      <w:pPr>
        <w:pStyle w:val="BodyText"/>
        <w:ind w:firstLine="720"/>
        <w:rPr>
          <w:lang w:val="en-US"/>
        </w:rPr>
      </w:pPr>
      <w:r w:rsidRPr="005344C6">
        <w:rPr>
          <w:lang w:val="en-US"/>
        </w:rPr>
        <w:t xml:space="preserve">Do đó, Kitty quyết định loại bỏ một số lá của cây cho đến khi không còn bất kì đỉnh </w:t>
      </w:r>
      <w:r w:rsidRPr="005344C6">
        <w:rPr>
          <w:i/>
          <w:iCs/>
          <w:lang w:val="en-US"/>
        </w:rPr>
        <w:t>buồn</w:t>
      </w:r>
      <w:r w:rsidRPr="005344C6">
        <w:rPr>
          <w:lang w:val="en-US"/>
        </w:rPr>
        <w:t xml:space="preserve"> nào còn lại trong cây. Hãy cho biết số lượng lá tối thiểu mà </w:t>
      </w:r>
      <w:r>
        <w:rPr>
          <w:lang w:val="en-US"/>
        </w:rPr>
        <w:t>Kitty</w:t>
      </w:r>
      <w:r w:rsidRPr="005344C6">
        <w:rPr>
          <w:lang w:val="en-US"/>
        </w:rPr>
        <w:t xml:space="preserve"> cần loại bỏ</w:t>
      </w:r>
      <w:r w:rsidR="0072223D">
        <w:rPr>
          <w:lang w:val="en-US"/>
        </w:rPr>
        <w:t>.</w:t>
      </w:r>
      <w:r w:rsidRPr="005344C6">
        <w:rPr>
          <w:lang w:val="en-US"/>
        </w:rPr>
        <w:t xml:space="preserve"> </w:t>
      </w:r>
      <w:r w:rsidRPr="004B432E">
        <w:rPr>
          <w:b/>
          <w:bCs/>
          <w:lang w:val="en-US"/>
        </w:rPr>
        <w:t>Lưu ý</w:t>
      </w:r>
      <w:r w:rsidRPr="005344C6">
        <w:rPr>
          <w:lang w:val="en-US"/>
        </w:rPr>
        <w:t>: quá trình loại bỏ lá có thể diễn ra nhiều lần, khi một lá bị xoá, đỉnh cha</w:t>
      </w:r>
      <w:r w:rsidR="0072223D">
        <w:rPr>
          <w:lang w:val="en-US"/>
        </w:rPr>
        <w:t xml:space="preserve"> </w:t>
      </w:r>
      <w:r w:rsidR="0072223D" w:rsidRPr="0072223D">
        <w:rPr>
          <w:i/>
          <w:iCs/>
          <w:lang w:val="en-US"/>
        </w:rPr>
        <w:t>(là đỉnh nằm ngay phía trên đỉnh hiện tại, nối trực tiếp với nó và gần gốc hơn)</w:t>
      </w:r>
      <w:r w:rsidRPr="005344C6">
        <w:rPr>
          <w:lang w:val="en-US"/>
        </w:rPr>
        <w:t xml:space="preserve"> của nó có thể trở thành lá mới.</w:t>
      </w:r>
    </w:p>
    <w:p w14:paraId="4DA7853C" w14:textId="02586BB1" w:rsidR="007A0A54" w:rsidRDefault="007A0A54" w:rsidP="00875025">
      <w:pPr>
        <w:pStyle w:val="BodyText"/>
        <w:rPr>
          <w:b/>
          <w:bCs/>
          <w:color w:val="000000"/>
          <w:lang w:val="en-US"/>
        </w:rPr>
      </w:pPr>
      <w:r w:rsidRPr="00157515">
        <w:rPr>
          <w:b/>
          <w:bCs/>
        </w:rPr>
        <w:t>Dữ liệu</w:t>
      </w:r>
      <w:r w:rsidR="001366B8" w:rsidRPr="00157515">
        <w:rPr>
          <w:b/>
          <w:bCs/>
        </w:rPr>
        <w:t xml:space="preserve"> vào: </w:t>
      </w:r>
      <w:r w:rsidR="000134FC" w:rsidRPr="00157515">
        <w:rPr>
          <w:color w:val="000000"/>
        </w:rPr>
        <w:t xml:space="preserve">Đọc từ file </w:t>
      </w:r>
      <w:r w:rsidR="009D08D3">
        <w:rPr>
          <w:b/>
          <w:bCs/>
        </w:rPr>
        <w:t>KITTYTREE</w:t>
      </w:r>
      <w:r w:rsidR="000134FC" w:rsidRPr="00157515">
        <w:rPr>
          <w:b/>
          <w:bCs/>
          <w:color w:val="000000"/>
        </w:rPr>
        <w:t>.INP</w:t>
      </w:r>
      <w:r w:rsidR="00973F3A">
        <w:rPr>
          <w:b/>
          <w:bCs/>
          <w:color w:val="000000"/>
          <w:lang w:val="en-US"/>
        </w:rPr>
        <w:t>:</w:t>
      </w:r>
    </w:p>
    <w:p w14:paraId="0EA55ACC" w14:textId="5F3658D4" w:rsidR="00875025" w:rsidRPr="00875025" w:rsidRDefault="00875025" w:rsidP="00534B85">
      <w:pPr>
        <w:pStyle w:val="BodyText"/>
        <w:numPr>
          <w:ilvl w:val="0"/>
          <w:numId w:val="27"/>
        </w:numPr>
        <w:rPr>
          <w:b/>
          <w:bCs/>
          <w:lang w:val="en-US"/>
        </w:rPr>
      </w:pPr>
      <w:r w:rsidRPr="00875025">
        <w:rPr>
          <w:lang w:val="en-US"/>
        </w:rPr>
        <w:t xml:space="preserve">Dòng đầu ghi số nguyên </w:t>
      </w:r>
      <w:r w:rsidR="005344C6" w:rsidRPr="004B432E">
        <w:rPr>
          <w:b/>
          <w:bCs/>
          <w:i/>
          <w:iCs/>
          <w:lang w:val="en-US"/>
        </w:rPr>
        <w:t>n</w:t>
      </w:r>
      <w:r w:rsidRPr="004B432E">
        <w:rPr>
          <w:b/>
          <w:bCs/>
          <w:i/>
          <w:iCs/>
          <w:lang w:val="en-US"/>
        </w:rPr>
        <w:t xml:space="preserve"> </w:t>
      </w:r>
      <w:r w:rsidRPr="004B432E">
        <w:rPr>
          <w:i/>
          <w:iCs/>
          <w:lang w:val="en-US"/>
        </w:rPr>
        <w:t>(</w:t>
      </w:r>
      <w:r w:rsidRPr="004B432E">
        <w:rPr>
          <w:b/>
          <w:bCs/>
          <w:i/>
          <w:iCs/>
          <w:lang w:val="en-US"/>
        </w:rPr>
        <w:t xml:space="preserve">1 ≤ </w:t>
      </w:r>
      <w:r w:rsidR="005344C6" w:rsidRPr="004B432E">
        <w:rPr>
          <w:b/>
          <w:bCs/>
          <w:i/>
          <w:iCs/>
          <w:lang w:val="en-US"/>
        </w:rPr>
        <w:t>n</w:t>
      </w:r>
      <w:r w:rsidRPr="004B432E">
        <w:rPr>
          <w:b/>
          <w:bCs/>
          <w:i/>
          <w:iCs/>
          <w:lang w:val="en-US"/>
        </w:rPr>
        <w:t xml:space="preserve"> ≤ </w:t>
      </w:r>
      <w:r w:rsidR="005344C6" w:rsidRPr="004B432E">
        <w:rPr>
          <w:b/>
          <w:bCs/>
          <w:i/>
          <w:iCs/>
          <w:lang w:val="en-US"/>
        </w:rPr>
        <w:t>10</w:t>
      </w:r>
      <w:r w:rsidR="005344C6" w:rsidRPr="004B432E">
        <w:rPr>
          <w:b/>
          <w:bCs/>
          <w:i/>
          <w:iCs/>
          <w:vertAlign w:val="superscript"/>
          <w:lang w:val="en-US"/>
        </w:rPr>
        <w:t>5</w:t>
      </w:r>
      <w:r w:rsidRPr="004B432E">
        <w:rPr>
          <w:i/>
          <w:iCs/>
          <w:lang w:val="en-US"/>
        </w:rPr>
        <w:t>)</w:t>
      </w:r>
      <w:r w:rsidRPr="00943E92">
        <w:rPr>
          <w:lang w:val="en-US"/>
        </w:rPr>
        <w:t xml:space="preserve"> </w:t>
      </w:r>
      <w:r>
        <w:rPr>
          <w:lang w:val="en-US"/>
        </w:rPr>
        <w:t>là</w:t>
      </w:r>
      <w:r w:rsidRPr="00875025">
        <w:rPr>
          <w:lang w:val="en-US"/>
        </w:rPr>
        <w:t xml:space="preserve"> số lượng </w:t>
      </w:r>
      <w:r w:rsidR="005344C6">
        <w:rPr>
          <w:lang w:val="en-US"/>
        </w:rPr>
        <w:t>đỉnh trong cây</w:t>
      </w:r>
      <w:r w:rsidRPr="00875025">
        <w:rPr>
          <w:lang w:val="en-US"/>
        </w:rPr>
        <w:t>.</w:t>
      </w:r>
    </w:p>
    <w:p w14:paraId="3159ECC0" w14:textId="0339BC35" w:rsidR="00875025" w:rsidRDefault="00534B85">
      <w:pPr>
        <w:pStyle w:val="BodyText"/>
        <w:numPr>
          <w:ilvl w:val="0"/>
          <w:numId w:val="27"/>
        </w:numPr>
        <w:rPr>
          <w:lang w:val="en-US"/>
        </w:rPr>
      </w:pPr>
      <w:r w:rsidRPr="00875025">
        <w:rPr>
          <w:lang w:val="en-US"/>
        </w:rPr>
        <w:t xml:space="preserve">Dòng thứ hai ghi </w:t>
      </w:r>
      <w:r w:rsidR="005344C6" w:rsidRPr="004B432E">
        <w:rPr>
          <w:b/>
          <w:bCs/>
          <w:i/>
          <w:iCs/>
          <w:lang w:val="en-US"/>
        </w:rPr>
        <w:t>n</w:t>
      </w:r>
      <w:r w:rsidR="00875025">
        <w:rPr>
          <w:lang w:val="en-US"/>
        </w:rPr>
        <w:t xml:space="preserve"> số nguyên </w:t>
      </w:r>
      <w:r w:rsidR="005344C6" w:rsidRPr="004B432E">
        <w:rPr>
          <w:b/>
          <w:i/>
          <w:iCs/>
        </w:rPr>
        <w:t>a</w:t>
      </w:r>
      <w:r w:rsidR="005344C6" w:rsidRPr="004B432E">
        <w:rPr>
          <w:b/>
          <w:i/>
          <w:iCs/>
          <w:vertAlign w:val="subscript"/>
        </w:rPr>
        <w:t>1</w:t>
      </w:r>
      <w:r w:rsidR="005344C6" w:rsidRPr="004B432E">
        <w:rPr>
          <w:b/>
          <w:i/>
          <w:iCs/>
        </w:rPr>
        <w:t>, a</w:t>
      </w:r>
      <w:r w:rsidR="005344C6" w:rsidRPr="004B432E">
        <w:rPr>
          <w:b/>
          <w:i/>
          <w:iCs/>
          <w:vertAlign w:val="subscript"/>
        </w:rPr>
        <w:t>2</w:t>
      </w:r>
      <w:r w:rsidR="005344C6" w:rsidRPr="004B432E">
        <w:rPr>
          <w:b/>
          <w:i/>
          <w:iCs/>
        </w:rPr>
        <w:t>, …, a</w:t>
      </w:r>
      <w:r w:rsidR="005344C6" w:rsidRPr="004B432E">
        <w:rPr>
          <w:b/>
          <w:i/>
          <w:iCs/>
          <w:vertAlign w:val="subscript"/>
        </w:rPr>
        <w:t>n</w:t>
      </w:r>
      <w:r w:rsidR="00943E92" w:rsidRPr="004B432E">
        <w:rPr>
          <w:b/>
          <w:i/>
          <w:iCs/>
          <w:lang w:val="en-US"/>
        </w:rPr>
        <w:t xml:space="preserve"> </w:t>
      </w:r>
      <w:r w:rsidR="00943E92" w:rsidRPr="004B432E">
        <w:rPr>
          <w:i/>
          <w:iCs/>
          <w:lang w:val="en-US"/>
        </w:rPr>
        <w:t>(</w:t>
      </w:r>
      <w:r w:rsidR="00943E92" w:rsidRPr="004B432E">
        <w:rPr>
          <w:b/>
          <w:bCs/>
          <w:i/>
          <w:iCs/>
          <w:lang w:val="en-US"/>
        </w:rPr>
        <w:t>1 ≤ a</w:t>
      </w:r>
      <w:r w:rsidR="00943E92" w:rsidRPr="004B432E">
        <w:rPr>
          <w:b/>
          <w:bCs/>
          <w:i/>
          <w:iCs/>
          <w:vertAlign w:val="subscript"/>
          <w:lang w:val="en-US"/>
        </w:rPr>
        <w:t>i</w:t>
      </w:r>
      <w:r w:rsidR="00943E92" w:rsidRPr="004B432E">
        <w:rPr>
          <w:b/>
          <w:bCs/>
          <w:i/>
          <w:iCs/>
          <w:lang w:val="en-US"/>
        </w:rPr>
        <w:t xml:space="preserve"> ≤ 10</w:t>
      </w:r>
      <w:r w:rsidR="00943E92" w:rsidRPr="004B432E">
        <w:rPr>
          <w:b/>
          <w:bCs/>
          <w:i/>
          <w:iCs/>
          <w:vertAlign w:val="superscript"/>
          <w:lang w:val="en-US"/>
        </w:rPr>
        <w:t>9</w:t>
      </w:r>
      <w:r w:rsidR="00943E92" w:rsidRPr="004B432E">
        <w:rPr>
          <w:i/>
          <w:iCs/>
          <w:lang w:val="en-US"/>
        </w:rPr>
        <w:t>)</w:t>
      </w:r>
      <w:r w:rsidR="00943E92">
        <w:rPr>
          <w:lang w:val="en-US"/>
        </w:rPr>
        <w:t xml:space="preserve">, trong đó </w:t>
      </w:r>
      <w:r w:rsidR="00943E92" w:rsidRPr="004B432E">
        <w:rPr>
          <w:b/>
          <w:bCs/>
          <w:i/>
          <w:iCs/>
          <w:lang w:val="en-US"/>
        </w:rPr>
        <w:t>a</w:t>
      </w:r>
      <w:r w:rsidR="00943E92" w:rsidRPr="004B432E">
        <w:rPr>
          <w:b/>
          <w:bCs/>
          <w:i/>
          <w:iCs/>
          <w:vertAlign w:val="subscript"/>
          <w:lang w:val="en-US"/>
        </w:rPr>
        <w:t>i</w:t>
      </w:r>
      <w:r w:rsidR="00943E92">
        <w:rPr>
          <w:b/>
          <w:bCs/>
          <w:lang w:val="en-US"/>
        </w:rPr>
        <w:t xml:space="preserve"> </w:t>
      </w:r>
      <w:r w:rsidR="00943E92">
        <w:rPr>
          <w:lang w:val="en-US"/>
        </w:rPr>
        <w:t>là số được viết trên đỉnh</w:t>
      </w:r>
      <w:r w:rsidR="00875025">
        <w:rPr>
          <w:lang w:val="en-US"/>
        </w:rPr>
        <w:t xml:space="preserve"> </w:t>
      </w:r>
      <w:r w:rsidR="0057584A" w:rsidRPr="004B432E">
        <w:rPr>
          <w:b/>
          <w:bCs/>
          <w:i/>
          <w:iCs/>
          <w:lang w:val="en-US"/>
        </w:rPr>
        <w:t>i</w:t>
      </w:r>
      <w:r w:rsidR="00943E92">
        <w:rPr>
          <w:lang w:val="en-US"/>
        </w:rPr>
        <w:t>.</w:t>
      </w:r>
    </w:p>
    <w:p w14:paraId="47FFC2C2" w14:textId="31655EE4" w:rsidR="00943E92" w:rsidRPr="00875025" w:rsidRDefault="00943E92">
      <w:pPr>
        <w:pStyle w:val="BodyText"/>
        <w:numPr>
          <w:ilvl w:val="0"/>
          <w:numId w:val="27"/>
        </w:numPr>
        <w:rPr>
          <w:lang w:val="en-US"/>
        </w:rPr>
      </w:pPr>
      <w:r w:rsidRPr="004B432E">
        <w:rPr>
          <w:b/>
          <w:bCs/>
          <w:i/>
          <w:iCs/>
          <w:lang w:val="en-US"/>
        </w:rPr>
        <w:t>n – 1</w:t>
      </w:r>
      <w:r w:rsidRPr="004B432E">
        <w:rPr>
          <w:bCs/>
          <w:i/>
          <w:iCs/>
          <w:lang w:val="en-US"/>
        </w:rPr>
        <w:t xml:space="preserve"> </w:t>
      </w:r>
      <w:r>
        <w:rPr>
          <w:bCs/>
          <w:lang w:val="en-US"/>
        </w:rPr>
        <w:t xml:space="preserve">dòng tiếp theo mô tả các cạnh của cây: dòng thứ </w:t>
      </w:r>
      <w:r w:rsidRPr="004B432E">
        <w:rPr>
          <w:b/>
          <w:i/>
          <w:iCs/>
          <w:lang w:val="en-US"/>
        </w:rPr>
        <w:t>i</w:t>
      </w:r>
      <w:r>
        <w:rPr>
          <w:bCs/>
          <w:lang w:val="en-US"/>
        </w:rPr>
        <w:t xml:space="preserve"> chứa hai số nguyên </w:t>
      </w:r>
      <w:r w:rsidRPr="004B432E">
        <w:rPr>
          <w:b/>
          <w:i/>
          <w:iCs/>
          <w:lang w:val="en-US"/>
        </w:rPr>
        <w:t>p</w:t>
      </w:r>
      <w:r w:rsidRPr="004B432E">
        <w:rPr>
          <w:b/>
          <w:i/>
          <w:iCs/>
          <w:vertAlign w:val="subscript"/>
          <w:lang w:val="en-US"/>
        </w:rPr>
        <w:t>i</w:t>
      </w:r>
      <w:r>
        <w:rPr>
          <w:bCs/>
          <w:lang w:val="en-US"/>
        </w:rPr>
        <w:t xml:space="preserve"> và </w:t>
      </w:r>
      <w:r w:rsidRPr="004B432E">
        <w:rPr>
          <w:b/>
          <w:i/>
          <w:iCs/>
          <w:lang w:val="en-US"/>
        </w:rPr>
        <w:t>c</w:t>
      </w:r>
      <w:r w:rsidRPr="004B432E">
        <w:rPr>
          <w:b/>
          <w:i/>
          <w:iCs/>
          <w:vertAlign w:val="subscript"/>
          <w:lang w:val="en-US"/>
        </w:rPr>
        <w:t>i</w:t>
      </w:r>
      <w:r w:rsidRPr="004B432E">
        <w:rPr>
          <w:bCs/>
          <w:i/>
          <w:iCs/>
          <w:lang w:val="en-US"/>
        </w:rPr>
        <w:t xml:space="preserve"> (</w:t>
      </w:r>
      <w:r w:rsidRPr="004B432E">
        <w:rPr>
          <w:b/>
          <w:i/>
          <w:iCs/>
          <w:lang w:val="en-US"/>
        </w:rPr>
        <w:t xml:space="preserve">1 </w:t>
      </w:r>
      <w:r w:rsidRPr="004B432E">
        <w:rPr>
          <w:b/>
          <w:bCs/>
          <w:i/>
          <w:iCs/>
          <w:lang w:val="en-US"/>
        </w:rPr>
        <w:t xml:space="preserve">≤ </w:t>
      </w:r>
      <w:r w:rsidRPr="004B432E">
        <w:rPr>
          <w:b/>
          <w:i/>
          <w:iCs/>
          <w:lang w:val="en-US"/>
        </w:rPr>
        <w:t>p</w:t>
      </w:r>
      <w:r w:rsidRPr="004B432E">
        <w:rPr>
          <w:b/>
          <w:i/>
          <w:iCs/>
          <w:vertAlign w:val="subscript"/>
          <w:lang w:val="en-US"/>
        </w:rPr>
        <w:t>i</w:t>
      </w:r>
      <w:r w:rsidRPr="004B432E">
        <w:rPr>
          <w:b/>
          <w:i/>
          <w:iCs/>
          <w:lang w:val="en-US"/>
        </w:rPr>
        <w:t xml:space="preserve"> </w:t>
      </w:r>
      <w:r w:rsidRPr="004B432E">
        <w:rPr>
          <w:b/>
          <w:bCs/>
          <w:i/>
          <w:iCs/>
          <w:lang w:val="en-US"/>
        </w:rPr>
        <w:t>≤ n</w:t>
      </w:r>
      <w:r w:rsidRPr="004B432E">
        <w:rPr>
          <w:i/>
          <w:iCs/>
          <w:lang w:val="en-US"/>
        </w:rPr>
        <w:t xml:space="preserve">; </w:t>
      </w:r>
      <w:r w:rsidRPr="004B432E">
        <w:rPr>
          <w:b/>
          <w:bCs/>
          <w:i/>
          <w:iCs/>
          <w:lang w:val="en-US"/>
        </w:rPr>
        <w:t>-10</w:t>
      </w:r>
      <w:r w:rsidRPr="004B432E">
        <w:rPr>
          <w:b/>
          <w:bCs/>
          <w:i/>
          <w:iCs/>
          <w:vertAlign w:val="superscript"/>
          <w:lang w:val="en-US"/>
        </w:rPr>
        <w:t>9</w:t>
      </w:r>
      <w:r w:rsidRPr="004B432E">
        <w:rPr>
          <w:b/>
          <w:bCs/>
          <w:i/>
          <w:iCs/>
          <w:lang w:val="en-US"/>
        </w:rPr>
        <w:t xml:space="preserve"> ≤ c</w:t>
      </w:r>
      <w:r w:rsidRPr="004B432E">
        <w:rPr>
          <w:b/>
          <w:bCs/>
          <w:i/>
          <w:iCs/>
          <w:vertAlign w:val="subscript"/>
          <w:lang w:val="en-US"/>
        </w:rPr>
        <w:t>i</w:t>
      </w:r>
      <w:r w:rsidRPr="004B432E">
        <w:rPr>
          <w:b/>
          <w:bCs/>
          <w:i/>
          <w:iCs/>
          <w:lang w:val="en-US"/>
        </w:rPr>
        <w:t xml:space="preserve"> ≤ 10</w:t>
      </w:r>
      <w:r w:rsidRPr="004B432E">
        <w:rPr>
          <w:b/>
          <w:bCs/>
          <w:i/>
          <w:iCs/>
          <w:vertAlign w:val="superscript"/>
          <w:lang w:val="en-US"/>
        </w:rPr>
        <w:t>9</w:t>
      </w:r>
      <w:r w:rsidRPr="004B432E">
        <w:rPr>
          <w:i/>
          <w:iCs/>
          <w:lang w:val="en-US"/>
        </w:rPr>
        <w:t>)</w:t>
      </w:r>
      <w:r>
        <w:rPr>
          <w:lang w:val="en-US"/>
        </w:rPr>
        <w:t xml:space="preserve">, nghĩa là có một cạnh nối đỉnh </w:t>
      </w:r>
      <w:r w:rsidRPr="004B432E">
        <w:rPr>
          <w:b/>
          <w:bCs/>
          <w:i/>
          <w:iCs/>
          <w:lang w:val="en-US"/>
        </w:rPr>
        <w:t>i + 1</w:t>
      </w:r>
      <w:r w:rsidRPr="004B432E">
        <w:rPr>
          <w:i/>
          <w:iCs/>
          <w:lang w:val="en-US"/>
        </w:rPr>
        <w:t xml:space="preserve"> </w:t>
      </w:r>
      <w:r>
        <w:rPr>
          <w:lang w:val="en-US"/>
        </w:rPr>
        <w:t>v</w:t>
      </w:r>
      <w:r w:rsidR="00941950">
        <w:rPr>
          <w:lang w:val="en-US"/>
        </w:rPr>
        <w:t>ới</w:t>
      </w:r>
      <w:r>
        <w:rPr>
          <w:lang w:val="en-US"/>
        </w:rPr>
        <w:t xml:space="preserve"> đỉnh </w:t>
      </w:r>
      <w:r w:rsidRPr="004B432E">
        <w:rPr>
          <w:b/>
          <w:bCs/>
          <w:i/>
          <w:iCs/>
          <w:lang w:val="en-US"/>
        </w:rPr>
        <w:t>p</w:t>
      </w:r>
      <w:r w:rsidRPr="004B432E">
        <w:rPr>
          <w:b/>
          <w:bCs/>
          <w:i/>
          <w:iCs/>
          <w:vertAlign w:val="subscript"/>
          <w:lang w:val="en-US"/>
        </w:rPr>
        <w:t>i</w:t>
      </w:r>
      <w:r>
        <w:rPr>
          <w:lang w:val="en-US"/>
        </w:rPr>
        <w:t xml:space="preserve"> với </w:t>
      </w:r>
      <w:r w:rsidR="00941950">
        <w:rPr>
          <w:lang w:val="en-US"/>
        </w:rPr>
        <w:t>trọng</w:t>
      </w:r>
      <w:r>
        <w:rPr>
          <w:lang w:val="en-US"/>
        </w:rPr>
        <w:t xml:space="preserve"> số </w:t>
      </w:r>
      <w:r w:rsidRPr="004B432E">
        <w:rPr>
          <w:b/>
          <w:bCs/>
          <w:i/>
          <w:iCs/>
          <w:lang w:val="en-US"/>
        </w:rPr>
        <w:t>c</w:t>
      </w:r>
      <w:r w:rsidRPr="004B432E">
        <w:rPr>
          <w:b/>
          <w:bCs/>
          <w:i/>
          <w:iCs/>
          <w:vertAlign w:val="subscript"/>
          <w:lang w:val="en-US"/>
        </w:rPr>
        <w:t>i</w:t>
      </w:r>
      <w:r>
        <w:rPr>
          <w:lang w:val="en-US"/>
        </w:rPr>
        <w:t xml:space="preserve"> được viết trên</w:t>
      </w:r>
      <w:r w:rsidR="00941950">
        <w:rPr>
          <w:lang w:val="en-US"/>
        </w:rPr>
        <w:t xml:space="preserve"> cạnh</w:t>
      </w:r>
      <w:r>
        <w:rPr>
          <w:lang w:val="en-US"/>
        </w:rPr>
        <w:t xml:space="preserve"> đó.</w:t>
      </w:r>
    </w:p>
    <w:p w14:paraId="0E31143E" w14:textId="0D79266E" w:rsidR="000134FC" w:rsidRPr="00F24863" w:rsidRDefault="007A0A54" w:rsidP="00875025">
      <w:pPr>
        <w:pStyle w:val="BodyText"/>
        <w:rPr>
          <w:lang w:val="en-US"/>
        </w:rPr>
      </w:pPr>
      <w:r w:rsidRPr="00875025">
        <w:rPr>
          <w:b/>
          <w:bCs/>
        </w:rPr>
        <w:t>Kết quả</w:t>
      </w:r>
      <w:r w:rsidR="000134FC" w:rsidRPr="00875025">
        <w:rPr>
          <w:b/>
          <w:bCs/>
          <w:lang w:val="en-US"/>
        </w:rPr>
        <w:t xml:space="preserve">: </w:t>
      </w:r>
      <w:r w:rsidR="000134FC" w:rsidRPr="00875025">
        <w:rPr>
          <w:lang w:val="en-US"/>
        </w:rPr>
        <w:t>Ghi ra file</w:t>
      </w:r>
      <w:r w:rsidR="000134FC" w:rsidRPr="00875025">
        <w:rPr>
          <w:b/>
          <w:bCs/>
          <w:lang w:val="en-US"/>
        </w:rPr>
        <w:t xml:space="preserve"> </w:t>
      </w:r>
      <w:r w:rsidR="009D08D3">
        <w:rPr>
          <w:b/>
          <w:bCs/>
        </w:rPr>
        <w:t>KITTYTREE</w:t>
      </w:r>
      <w:r w:rsidR="000134FC" w:rsidRPr="00875025">
        <w:rPr>
          <w:b/>
          <w:bCs/>
          <w:color w:val="000000"/>
        </w:rPr>
        <w:t>.</w:t>
      </w:r>
      <w:r w:rsidR="000134FC" w:rsidRPr="00875025">
        <w:rPr>
          <w:b/>
          <w:bCs/>
          <w:color w:val="000000"/>
          <w:lang w:val="en-US"/>
        </w:rPr>
        <w:t>OUT</w:t>
      </w:r>
      <w:r w:rsidR="00534B85" w:rsidRPr="00875025">
        <w:rPr>
          <w:b/>
          <w:bCs/>
          <w:color w:val="000000"/>
          <w:lang w:val="en-US"/>
        </w:rPr>
        <w:t xml:space="preserve"> </w:t>
      </w:r>
      <w:r w:rsidR="00F24863">
        <w:rPr>
          <w:color w:val="000000"/>
          <w:lang w:val="en-US"/>
        </w:rPr>
        <w:t xml:space="preserve">một số nguyên duy nhất là số lượng lá tối thiểu mà Kitty cần loại bỏ sao cho không còn đỉnh </w:t>
      </w:r>
      <w:r w:rsidR="00F24863">
        <w:rPr>
          <w:i/>
          <w:iCs/>
          <w:color w:val="000000"/>
          <w:lang w:val="en-US"/>
        </w:rPr>
        <w:t>buồn</w:t>
      </w:r>
      <w:r w:rsidR="00F24863">
        <w:rPr>
          <w:color w:val="000000"/>
          <w:lang w:val="en-US"/>
        </w:rPr>
        <w:t xml:space="preserve"> nào sót lại trong cây.</w:t>
      </w:r>
    </w:p>
    <w:p w14:paraId="32D18964" w14:textId="77777777" w:rsidR="00973F3A" w:rsidRPr="00234E00" w:rsidRDefault="00973F3A" w:rsidP="007A0A54">
      <w:pPr>
        <w:pStyle w:val="BodyText"/>
        <w:rPr>
          <w:bCs/>
          <w:sz w:val="18"/>
          <w:szCs w:val="18"/>
          <w:lang w:val="en-US"/>
        </w:rPr>
      </w:pPr>
    </w:p>
    <w:p w14:paraId="0460B0C7" w14:textId="420AC919" w:rsidR="007A0A54" w:rsidRPr="0057584A" w:rsidRDefault="007A0A54" w:rsidP="00534B85">
      <w:pPr>
        <w:pStyle w:val="BodyText"/>
        <w:jc w:val="both"/>
        <w:rPr>
          <w:b/>
          <w:bCs/>
          <w:i/>
          <w:iCs/>
        </w:rPr>
      </w:pPr>
      <w:r w:rsidRPr="0057584A">
        <w:rPr>
          <w:b/>
          <w:bCs/>
          <w:i/>
          <w:iCs/>
        </w:rPr>
        <w:t>Ví dụ</w:t>
      </w:r>
    </w:p>
    <w:tbl>
      <w:tblPr>
        <w:tblOverlap w:val="never"/>
        <w:tblW w:w="10080" w:type="dxa"/>
        <w:tblInd w:w="-226" w:type="dxa"/>
        <w:tblLayout w:type="fixed"/>
        <w:tblCellMar>
          <w:left w:w="10" w:type="dxa"/>
          <w:right w:w="10" w:type="dxa"/>
        </w:tblCellMar>
        <w:tblLook w:val="04A0" w:firstRow="1" w:lastRow="0" w:firstColumn="1" w:lastColumn="0" w:noHBand="0" w:noVBand="1"/>
      </w:tblPr>
      <w:tblGrid>
        <w:gridCol w:w="3055"/>
        <w:gridCol w:w="2430"/>
        <w:gridCol w:w="4595"/>
      </w:tblGrid>
      <w:tr w:rsidR="004E0E1E" w:rsidRPr="00157515" w14:paraId="7F492D72" w14:textId="0224D411" w:rsidTr="00941950">
        <w:trPr>
          <w:trHeight w:hRule="exact" w:val="317"/>
        </w:trPr>
        <w:tc>
          <w:tcPr>
            <w:tcW w:w="3055" w:type="dxa"/>
            <w:tcBorders>
              <w:top w:val="single" w:sz="4" w:space="0" w:color="auto"/>
              <w:left w:val="single" w:sz="4" w:space="0" w:color="auto"/>
            </w:tcBorders>
            <w:vAlign w:val="bottom"/>
          </w:tcPr>
          <w:p w14:paraId="0C6A6823" w14:textId="1F2C5395" w:rsidR="004E0E1E" w:rsidRPr="00157515" w:rsidRDefault="009D08D3" w:rsidP="004E0E1E">
            <w:pPr>
              <w:pStyle w:val="BodyText"/>
              <w:ind w:right="-183"/>
              <w:jc w:val="center"/>
              <w:rPr>
                <w:bCs/>
              </w:rPr>
            </w:pPr>
            <w:r>
              <w:rPr>
                <w:b/>
                <w:bCs/>
              </w:rPr>
              <w:t>KITTYTREE</w:t>
            </w:r>
            <w:r w:rsidR="004E0E1E" w:rsidRPr="00157515">
              <w:rPr>
                <w:b/>
                <w:bCs/>
                <w:color w:val="000000"/>
              </w:rPr>
              <w:t>.INP</w:t>
            </w:r>
          </w:p>
        </w:tc>
        <w:tc>
          <w:tcPr>
            <w:tcW w:w="2430" w:type="dxa"/>
            <w:tcBorders>
              <w:top w:val="single" w:sz="4" w:space="0" w:color="auto"/>
              <w:left w:val="single" w:sz="4" w:space="0" w:color="auto"/>
              <w:right w:val="single" w:sz="4" w:space="0" w:color="auto"/>
            </w:tcBorders>
            <w:vAlign w:val="bottom"/>
          </w:tcPr>
          <w:p w14:paraId="6929AFC6" w14:textId="25DCB06B" w:rsidR="004E0E1E" w:rsidRPr="00157515" w:rsidRDefault="00773BCD" w:rsidP="00773BCD">
            <w:pPr>
              <w:pStyle w:val="BodyText"/>
              <w:ind w:right="-183"/>
              <w:rPr>
                <w:bCs/>
                <w:lang w:val="en-US"/>
              </w:rPr>
            </w:pPr>
            <w:r>
              <w:rPr>
                <w:b/>
                <w:bCs/>
                <w:lang w:val="en-US"/>
              </w:rPr>
              <w:t xml:space="preserve">  </w:t>
            </w:r>
            <w:r w:rsidR="009D08D3">
              <w:rPr>
                <w:b/>
                <w:bCs/>
              </w:rPr>
              <w:t>KITTYTREE</w:t>
            </w:r>
            <w:r w:rsidR="004E0E1E" w:rsidRPr="00157515">
              <w:rPr>
                <w:b/>
                <w:bCs/>
                <w:color w:val="000000"/>
              </w:rPr>
              <w:t>.</w:t>
            </w:r>
            <w:r w:rsidR="004E0E1E" w:rsidRPr="00157515">
              <w:rPr>
                <w:b/>
                <w:bCs/>
                <w:color w:val="000000"/>
                <w:lang w:val="en-US"/>
              </w:rPr>
              <w:t>OUT</w:t>
            </w:r>
          </w:p>
        </w:tc>
        <w:tc>
          <w:tcPr>
            <w:tcW w:w="4595" w:type="dxa"/>
            <w:tcBorders>
              <w:top w:val="single" w:sz="4" w:space="0" w:color="auto"/>
              <w:bottom w:val="single" w:sz="4" w:space="0" w:color="auto"/>
              <w:right w:val="single" w:sz="4" w:space="0" w:color="auto"/>
            </w:tcBorders>
          </w:tcPr>
          <w:p w14:paraId="59E84D64" w14:textId="6BBE12A5" w:rsidR="004E0E1E" w:rsidRPr="004E0E1E" w:rsidRDefault="004E0E1E" w:rsidP="0057584A">
            <w:pPr>
              <w:pStyle w:val="BodyText"/>
              <w:ind w:right="-183"/>
              <w:jc w:val="center"/>
              <w:rPr>
                <w:i/>
                <w:iCs/>
                <w:lang w:val="en-US"/>
              </w:rPr>
            </w:pPr>
            <w:r w:rsidRPr="004E0E1E">
              <w:rPr>
                <w:i/>
                <w:iCs/>
                <w:lang w:val="en-US"/>
              </w:rPr>
              <w:t>Giải thích</w:t>
            </w:r>
          </w:p>
        </w:tc>
      </w:tr>
      <w:tr w:rsidR="004E0E1E" w:rsidRPr="00157515" w14:paraId="66F97F90" w14:textId="3FEDDE88" w:rsidTr="00941950">
        <w:trPr>
          <w:trHeight w:hRule="exact" w:val="4834"/>
        </w:trPr>
        <w:tc>
          <w:tcPr>
            <w:tcW w:w="3055" w:type="dxa"/>
            <w:tcBorders>
              <w:top w:val="single" w:sz="4" w:space="0" w:color="auto"/>
              <w:left w:val="single" w:sz="4" w:space="0" w:color="auto"/>
              <w:bottom w:val="single" w:sz="4" w:space="0" w:color="auto"/>
            </w:tcBorders>
          </w:tcPr>
          <w:p w14:paraId="3F41338D" w14:textId="77777777" w:rsidR="00773BCD" w:rsidRPr="00773BCD" w:rsidRDefault="00773BCD" w:rsidP="00773BCD">
            <w:pPr>
              <w:pStyle w:val="BodyText"/>
              <w:spacing w:line="312" w:lineRule="auto"/>
              <w:ind w:left="138"/>
              <w:rPr>
                <w:color w:val="000000"/>
                <w:lang w:val="en-US"/>
              </w:rPr>
            </w:pPr>
            <w:r w:rsidRPr="00773BCD">
              <w:rPr>
                <w:color w:val="000000"/>
                <w:lang w:val="en-US"/>
              </w:rPr>
              <w:t>9</w:t>
            </w:r>
          </w:p>
          <w:p w14:paraId="4363795F" w14:textId="77777777" w:rsidR="00773BCD" w:rsidRPr="00773BCD" w:rsidRDefault="00773BCD" w:rsidP="00773BCD">
            <w:pPr>
              <w:pStyle w:val="BodyText"/>
              <w:spacing w:line="312" w:lineRule="auto"/>
              <w:ind w:left="138"/>
              <w:rPr>
                <w:color w:val="000000"/>
                <w:lang w:val="en-US"/>
              </w:rPr>
            </w:pPr>
            <w:r w:rsidRPr="00773BCD">
              <w:rPr>
                <w:color w:val="000000"/>
                <w:lang w:val="en-US"/>
              </w:rPr>
              <w:t>88 22 83 14 95 91 98 53 11</w:t>
            </w:r>
          </w:p>
          <w:p w14:paraId="5A34007C" w14:textId="77777777" w:rsidR="00773BCD" w:rsidRPr="00773BCD" w:rsidRDefault="00773BCD" w:rsidP="00773BCD">
            <w:pPr>
              <w:pStyle w:val="BodyText"/>
              <w:spacing w:line="312" w:lineRule="auto"/>
              <w:ind w:left="138"/>
              <w:rPr>
                <w:color w:val="000000"/>
                <w:lang w:val="en-US"/>
              </w:rPr>
            </w:pPr>
            <w:r w:rsidRPr="00773BCD">
              <w:rPr>
                <w:color w:val="000000"/>
                <w:lang w:val="en-US"/>
              </w:rPr>
              <w:t>3 24</w:t>
            </w:r>
          </w:p>
          <w:p w14:paraId="1803801F" w14:textId="77777777" w:rsidR="00773BCD" w:rsidRPr="00773BCD" w:rsidRDefault="00773BCD" w:rsidP="00773BCD">
            <w:pPr>
              <w:pStyle w:val="BodyText"/>
              <w:spacing w:line="312" w:lineRule="auto"/>
              <w:ind w:left="138"/>
              <w:rPr>
                <w:color w:val="000000"/>
                <w:lang w:val="en-US"/>
              </w:rPr>
            </w:pPr>
            <w:r w:rsidRPr="00773BCD">
              <w:rPr>
                <w:color w:val="000000"/>
                <w:lang w:val="en-US"/>
              </w:rPr>
              <w:t>7 -8</w:t>
            </w:r>
          </w:p>
          <w:p w14:paraId="5956EE64" w14:textId="77777777" w:rsidR="00773BCD" w:rsidRPr="00773BCD" w:rsidRDefault="00773BCD" w:rsidP="00773BCD">
            <w:pPr>
              <w:pStyle w:val="BodyText"/>
              <w:spacing w:line="312" w:lineRule="auto"/>
              <w:ind w:left="138"/>
              <w:rPr>
                <w:color w:val="000000"/>
                <w:lang w:val="en-US"/>
              </w:rPr>
            </w:pPr>
            <w:r w:rsidRPr="00773BCD">
              <w:rPr>
                <w:color w:val="000000"/>
                <w:lang w:val="en-US"/>
              </w:rPr>
              <w:t>1 67</w:t>
            </w:r>
          </w:p>
          <w:p w14:paraId="770456F4" w14:textId="77777777" w:rsidR="00773BCD" w:rsidRPr="00773BCD" w:rsidRDefault="00773BCD" w:rsidP="00773BCD">
            <w:pPr>
              <w:pStyle w:val="BodyText"/>
              <w:spacing w:line="312" w:lineRule="auto"/>
              <w:ind w:left="138"/>
              <w:rPr>
                <w:color w:val="000000"/>
                <w:lang w:val="en-US"/>
              </w:rPr>
            </w:pPr>
            <w:r w:rsidRPr="00773BCD">
              <w:rPr>
                <w:color w:val="000000"/>
                <w:lang w:val="en-US"/>
              </w:rPr>
              <w:t>1 64</w:t>
            </w:r>
          </w:p>
          <w:p w14:paraId="7C88CCAB" w14:textId="77777777" w:rsidR="00773BCD" w:rsidRPr="00773BCD" w:rsidRDefault="00773BCD" w:rsidP="00773BCD">
            <w:pPr>
              <w:pStyle w:val="BodyText"/>
              <w:spacing w:line="312" w:lineRule="auto"/>
              <w:ind w:left="138"/>
              <w:rPr>
                <w:color w:val="000000"/>
                <w:lang w:val="en-US"/>
              </w:rPr>
            </w:pPr>
            <w:r w:rsidRPr="00773BCD">
              <w:rPr>
                <w:color w:val="000000"/>
                <w:lang w:val="en-US"/>
              </w:rPr>
              <w:t>9 65</w:t>
            </w:r>
          </w:p>
          <w:p w14:paraId="2720AA0B" w14:textId="77777777" w:rsidR="00773BCD" w:rsidRPr="00773BCD" w:rsidRDefault="00773BCD" w:rsidP="00773BCD">
            <w:pPr>
              <w:pStyle w:val="BodyText"/>
              <w:spacing w:line="312" w:lineRule="auto"/>
              <w:ind w:left="138"/>
              <w:rPr>
                <w:color w:val="000000"/>
                <w:lang w:val="en-US"/>
              </w:rPr>
            </w:pPr>
            <w:r w:rsidRPr="00773BCD">
              <w:rPr>
                <w:color w:val="000000"/>
                <w:lang w:val="en-US"/>
              </w:rPr>
              <w:t>5 12</w:t>
            </w:r>
          </w:p>
          <w:p w14:paraId="2B282D75" w14:textId="77777777" w:rsidR="00773BCD" w:rsidRPr="00773BCD" w:rsidRDefault="00773BCD" w:rsidP="00773BCD">
            <w:pPr>
              <w:pStyle w:val="BodyText"/>
              <w:spacing w:line="312" w:lineRule="auto"/>
              <w:ind w:left="138"/>
              <w:rPr>
                <w:color w:val="000000"/>
                <w:lang w:val="en-US"/>
              </w:rPr>
            </w:pPr>
            <w:r w:rsidRPr="00773BCD">
              <w:rPr>
                <w:color w:val="000000"/>
                <w:lang w:val="en-US"/>
              </w:rPr>
              <w:t>6 -80</w:t>
            </w:r>
          </w:p>
          <w:p w14:paraId="749D30A1" w14:textId="3F64A397" w:rsidR="0057584A" w:rsidRPr="0057584A" w:rsidRDefault="00773BCD" w:rsidP="00773BCD">
            <w:pPr>
              <w:pStyle w:val="BodyText"/>
              <w:spacing w:line="312" w:lineRule="auto"/>
              <w:ind w:left="138"/>
              <w:rPr>
                <w:color w:val="000000"/>
                <w:lang w:val="en-US"/>
              </w:rPr>
            </w:pPr>
            <w:r w:rsidRPr="00773BCD">
              <w:rPr>
                <w:color w:val="000000"/>
                <w:lang w:val="en-US"/>
              </w:rPr>
              <w:t>3 8</w:t>
            </w:r>
          </w:p>
        </w:tc>
        <w:tc>
          <w:tcPr>
            <w:tcW w:w="2430" w:type="dxa"/>
            <w:tcBorders>
              <w:top w:val="single" w:sz="4" w:space="0" w:color="auto"/>
              <w:left w:val="single" w:sz="4" w:space="0" w:color="auto"/>
              <w:bottom w:val="single" w:sz="4" w:space="0" w:color="auto"/>
              <w:right w:val="single" w:sz="4" w:space="0" w:color="auto"/>
            </w:tcBorders>
          </w:tcPr>
          <w:p w14:paraId="4D5F958F" w14:textId="459769FE" w:rsidR="004E0E1E" w:rsidRPr="00973F3A" w:rsidRDefault="00773BCD" w:rsidP="00534B85">
            <w:pPr>
              <w:pStyle w:val="BodyText"/>
              <w:ind w:left="77" w:right="-183" w:firstLine="90"/>
              <w:jc w:val="both"/>
              <w:rPr>
                <w:bCs/>
                <w:lang w:val="en-US"/>
              </w:rPr>
            </w:pPr>
            <w:r>
              <w:rPr>
                <w:bCs/>
                <w:lang w:val="en-US"/>
              </w:rPr>
              <w:t>5</w:t>
            </w:r>
          </w:p>
        </w:tc>
        <w:tc>
          <w:tcPr>
            <w:tcW w:w="4595" w:type="dxa"/>
            <w:tcBorders>
              <w:top w:val="single" w:sz="4" w:space="0" w:color="auto"/>
              <w:bottom w:val="single" w:sz="4" w:space="0" w:color="auto"/>
              <w:right w:val="single" w:sz="4" w:space="0" w:color="auto"/>
            </w:tcBorders>
          </w:tcPr>
          <w:p w14:paraId="7D005F48" w14:textId="77777777" w:rsidR="004E0E1E" w:rsidRDefault="0057584A" w:rsidP="0057584A">
            <w:pPr>
              <w:pStyle w:val="BodyText"/>
              <w:ind w:right="-183"/>
              <w:rPr>
                <w:color w:val="000000"/>
                <w:lang w:val="en-US"/>
              </w:rPr>
            </w:pPr>
            <w:r>
              <w:rPr>
                <w:color w:val="000000"/>
                <w:lang w:val="en-US"/>
              </w:rPr>
              <w:t xml:space="preserve">  </w:t>
            </w:r>
            <w:r w:rsidR="00773BCD">
              <w:rPr>
                <w:color w:val="000000"/>
                <w:lang w:val="en-US"/>
              </w:rPr>
              <w:t>Một quá trình cắt bỏ lá khả thi:</w:t>
            </w:r>
          </w:p>
          <w:p w14:paraId="237ED2C9" w14:textId="18C4B057" w:rsidR="00773BCD" w:rsidRPr="004E0E1E" w:rsidRDefault="00773BCD" w:rsidP="0057584A">
            <w:pPr>
              <w:pStyle w:val="BodyText"/>
              <w:ind w:right="-183"/>
              <w:rPr>
                <w:bCs/>
                <w:lang w:val="en-US"/>
              </w:rPr>
            </w:pPr>
            <w:r>
              <w:rPr>
                <w:noProof/>
              </w:rPr>
              <w:drawing>
                <wp:inline distT="0" distB="0" distL="0" distR="0" wp14:anchorId="3D4B9358" wp14:editId="1B2D13E0">
                  <wp:extent cx="2874590" cy="2825750"/>
                  <wp:effectExtent l="0" t="0" r="2540" b="0"/>
                  <wp:docPr id="164013501" name="Picture 1" descr="Mô tả ví d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3501" name="Picture 1" descr="Mô tả ví dụ"/>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79491" cy="2830568"/>
                          </a:xfrm>
                          <a:prstGeom prst="rect">
                            <a:avLst/>
                          </a:prstGeom>
                          <a:noFill/>
                          <a:ln>
                            <a:noFill/>
                          </a:ln>
                        </pic:spPr>
                      </pic:pic>
                    </a:graphicData>
                  </a:graphic>
                </wp:inline>
              </w:drawing>
            </w:r>
          </w:p>
        </w:tc>
      </w:tr>
    </w:tbl>
    <w:p w14:paraId="57F1C3A5" w14:textId="77777777" w:rsidR="00157515" w:rsidRDefault="00157515" w:rsidP="00711D21">
      <w:pPr>
        <w:pStyle w:val="BodyText"/>
        <w:spacing w:line="312" w:lineRule="auto"/>
        <w:jc w:val="both"/>
        <w:rPr>
          <w:lang w:val="en-US"/>
        </w:rPr>
      </w:pPr>
    </w:p>
    <w:p w14:paraId="623883E2" w14:textId="76816E69" w:rsidR="001974A6" w:rsidRPr="001974A6" w:rsidRDefault="001974A6" w:rsidP="009D2862">
      <w:pPr>
        <w:pStyle w:val="BodyText"/>
        <w:numPr>
          <w:ilvl w:val="0"/>
          <w:numId w:val="19"/>
        </w:numPr>
        <w:spacing w:line="312" w:lineRule="auto"/>
        <w:rPr>
          <w:i/>
          <w:iCs/>
          <w:color w:val="000000"/>
          <w:lang w:val="en-US"/>
        </w:rPr>
      </w:pPr>
      <w:r w:rsidRPr="00157515">
        <w:rPr>
          <w:i/>
          <w:iCs/>
          <w:color w:val="000000"/>
          <w:lang w:val="en-US"/>
        </w:rPr>
        <w:t>Subtask 1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w:t>
      </w:r>
      <w:r w:rsidR="00662883" w:rsidRPr="004B432E">
        <w:rPr>
          <w:b/>
          <w:bCs/>
          <w:i/>
          <w:iCs/>
          <w:lang w:val="en-US"/>
        </w:rPr>
        <w:t xml:space="preserve"> ≤ </w:t>
      </w:r>
      <w:r w:rsidR="008D00F1" w:rsidRPr="004B432E">
        <w:rPr>
          <w:b/>
          <w:bCs/>
          <w:i/>
          <w:iCs/>
          <w:lang w:val="en-US"/>
        </w:rPr>
        <w:t>2</w:t>
      </w:r>
      <w:r w:rsidR="00662883" w:rsidRPr="004B432E">
        <w:rPr>
          <w:b/>
          <w:bCs/>
          <w:i/>
          <w:iCs/>
          <w:lang w:val="en-US"/>
        </w:rPr>
        <w:t>0</w:t>
      </w:r>
      <w:r w:rsidR="00662883">
        <w:rPr>
          <w:lang w:val="en-US"/>
        </w:rPr>
        <w:t>.</w:t>
      </w:r>
    </w:p>
    <w:p w14:paraId="2D285AA2" w14:textId="00CDD0AF" w:rsidR="001974A6" w:rsidRPr="008D00F1" w:rsidRDefault="001974A6" w:rsidP="009D2862">
      <w:pPr>
        <w:pStyle w:val="BodyText"/>
        <w:numPr>
          <w:ilvl w:val="0"/>
          <w:numId w:val="19"/>
        </w:numPr>
        <w:spacing w:line="312" w:lineRule="auto"/>
        <w:rPr>
          <w:i/>
          <w:iCs/>
          <w:color w:val="000000"/>
          <w:lang w:val="en-US"/>
        </w:rPr>
      </w:pPr>
      <w:r w:rsidRPr="00157515">
        <w:rPr>
          <w:i/>
          <w:iCs/>
          <w:color w:val="000000"/>
          <w:lang w:val="en-US"/>
        </w:rPr>
        <w:t>Subtask 2 (</w:t>
      </w:r>
      <w:r w:rsidR="008D00F1">
        <w:rPr>
          <w:i/>
          <w:iCs/>
          <w:color w:val="000000"/>
          <w:lang w:val="en-US"/>
        </w:rPr>
        <w:t>15</w:t>
      </w:r>
      <w:r w:rsidR="00662883">
        <w:rPr>
          <w:i/>
          <w:iCs/>
          <w:color w:val="000000"/>
          <w:lang w:val="en-US"/>
        </w:rPr>
        <w:t>%</w:t>
      </w:r>
      <w:r w:rsidRPr="00157515">
        <w:rPr>
          <w:i/>
          <w:iCs/>
          <w:color w:val="000000"/>
          <w:lang w:val="en-US"/>
        </w:rPr>
        <w:t xml:space="preserve"> số test): </w:t>
      </w:r>
      <w:r w:rsidR="008D00F1" w:rsidRPr="004B432E">
        <w:rPr>
          <w:b/>
          <w:bCs/>
          <w:i/>
          <w:iCs/>
          <w:lang w:val="en-US"/>
        </w:rPr>
        <w:t>n ≤ 10</w:t>
      </w:r>
      <w:r w:rsidR="008D00F1" w:rsidRPr="004B432E">
        <w:rPr>
          <w:b/>
          <w:bCs/>
          <w:i/>
          <w:iCs/>
          <w:vertAlign w:val="superscript"/>
          <w:lang w:val="en-US"/>
        </w:rPr>
        <w:t>3</w:t>
      </w:r>
      <w:r w:rsidR="008D00F1">
        <w:rPr>
          <w:lang w:val="en-US"/>
        </w:rPr>
        <w:t>.</w:t>
      </w:r>
    </w:p>
    <w:p w14:paraId="00CEACD3" w14:textId="28F307AA" w:rsidR="008D00F1" w:rsidRPr="00157515" w:rsidRDefault="008D00F1" w:rsidP="009D2862">
      <w:pPr>
        <w:pStyle w:val="BodyText"/>
        <w:numPr>
          <w:ilvl w:val="0"/>
          <w:numId w:val="19"/>
        </w:numPr>
        <w:spacing w:line="312" w:lineRule="auto"/>
        <w:rPr>
          <w:i/>
          <w:iCs/>
          <w:color w:val="000000"/>
          <w:lang w:val="en-US"/>
        </w:rPr>
      </w:pPr>
      <w:r>
        <w:rPr>
          <w:i/>
          <w:iCs/>
          <w:color w:val="000000"/>
          <w:lang w:val="en-US"/>
        </w:rPr>
        <w:t xml:space="preserve">Subtask 3 (70% số test): </w:t>
      </w:r>
      <w:r>
        <w:rPr>
          <w:color w:val="000000"/>
          <w:lang w:val="en-US"/>
        </w:rPr>
        <w:t>Không có ràng buộc gì thêm.</w:t>
      </w:r>
    </w:p>
    <w:p w14:paraId="139FDE7E" w14:textId="77777777" w:rsidR="007622F8" w:rsidRPr="00157515" w:rsidRDefault="00C03F00" w:rsidP="00711D21">
      <w:pPr>
        <w:spacing w:line="312" w:lineRule="auto"/>
        <w:jc w:val="center"/>
        <w:rPr>
          <w:b/>
          <w:sz w:val="26"/>
          <w:szCs w:val="26"/>
          <w:lang w:val="vi-VN"/>
        </w:rPr>
      </w:pPr>
      <w:r w:rsidRPr="00157515">
        <w:rPr>
          <w:b/>
          <w:sz w:val="26"/>
          <w:szCs w:val="26"/>
          <w:lang w:val="vi-VN"/>
        </w:rPr>
        <w:t>-------------- HẾT -------------</w:t>
      </w:r>
    </w:p>
    <w:p w14:paraId="77274E47" w14:textId="77777777" w:rsidR="007622F8" w:rsidRPr="00157515" w:rsidRDefault="006B2A59" w:rsidP="00711D21">
      <w:pPr>
        <w:spacing w:line="312" w:lineRule="auto"/>
        <w:jc w:val="center"/>
        <w:rPr>
          <w:i/>
          <w:iCs/>
          <w:sz w:val="26"/>
          <w:szCs w:val="26"/>
          <w:lang w:val="vi-VN"/>
        </w:rPr>
      </w:pPr>
      <w:r w:rsidRPr="00157515">
        <w:rPr>
          <w:i/>
          <w:iCs/>
          <w:sz w:val="26"/>
          <w:szCs w:val="26"/>
          <w:lang w:val="vi-VN"/>
        </w:rPr>
        <w:t>Thí sinh thực hiện nghiêm túc Quy chế thi. CBCT không giải thích gì thêm</w:t>
      </w:r>
      <w:r w:rsidR="00B13619" w:rsidRPr="00157515">
        <w:rPr>
          <w:i/>
          <w:iCs/>
          <w:sz w:val="26"/>
          <w:szCs w:val="26"/>
          <w:lang w:val="vi-VN"/>
        </w:rPr>
        <w:t>.</w:t>
      </w:r>
    </w:p>
    <w:sectPr w:rsidR="007622F8" w:rsidRPr="00157515" w:rsidSect="00C5550A">
      <w:footerReference w:type="default" r:id="rId8"/>
      <w:pgSz w:w="11907" w:h="16840" w:code="9"/>
      <w:pgMar w:top="990" w:right="837" w:bottom="851" w:left="1134"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CC2B2" w14:textId="77777777" w:rsidR="007A7420" w:rsidRDefault="007A7420" w:rsidP="00EB2C76">
      <w:r>
        <w:separator/>
      </w:r>
    </w:p>
  </w:endnote>
  <w:endnote w:type="continuationSeparator" w:id="0">
    <w:p w14:paraId="0B328C1A" w14:textId="77777777" w:rsidR="007A7420" w:rsidRDefault="007A7420" w:rsidP="00EB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BB63" w14:textId="77777777" w:rsidR="00EB2C76" w:rsidRDefault="00EB2C76">
    <w:pPr>
      <w:pStyle w:val="Footer"/>
      <w:jc w:val="center"/>
    </w:pPr>
    <w:r>
      <w:fldChar w:fldCharType="begin"/>
    </w:r>
    <w:r>
      <w:instrText xml:space="preserve"> PAGE   \* MERGEFORMAT </w:instrText>
    </w:r>
    <w:r>
      <w:fldChar w:fldCharType="separate"/>
    </w:r>
    <w:r w:rsidR="00E6209C">
      <w:rPr>
        <w:noProof/>
      </w:rPr>
      <w:t>1</w:t>
    </w:r>
    <w:r>
      <w:rPr>
        <w:noProof/>
      </w:rPr>
      <w:fldChar w:fldCharType="end"/>
    </w:r>
  </w:p>
  <w:p w14:paraId="3ADC7380" w14:textId="77777777" w:rsidR="00EB2C76" w:rsidRDefault="00EB2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AD71" w14:textId="77777777" w:rsidR="007A7420" w:rsidRDefault="007A7420" w:rsidP="00EB2C76">
      <w:r>
        <w:separator/>
      </w:r>
    </w:p>
  </w:footnote>
  <w:footnote w:type="continuationSeparator" w:id="0">
    <w:p w14:paraId="78F6FB0C" w14:textId="77777777" w:rsidR="007A7420" w:rsidRDefault="007A7420" w:rsidP="00EB2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733"/>
    <w:multiLevelType w:val="hybridMultilevel"/>
    <w:tmpl w:val="5A40B564"/>
    <w:lvl w:ilvl="0" w:tplc="3F82CF0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CEF6E70"/>
    <w:multiLevelType w:val="multilevel"/>
    <w:tmpl w:val="12A6AF72"/>
    <w:lvl w:ilvl="0">
      <w:start w:val="5"/>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0B748B"/>
    <w:multiLevelType w:val="hybridMultilevel"/>
    <w:tmpl w:val="7218A456"/>
    <w:lvl w:ilvl="0" w:tplc="FD7AFF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EA32FF"/>
    <w:multiLevelType w:val="hybridMultilevel"/>
    <w:tmpl w:val="00E6DEA4"/>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945C1"/>
    <w:multiLevelType w:val="hybridMultilevel"/>
    <w:tmpl w:val="80BC1B96"/>
    <w:lvl w:ilvl="0" w:tplc="CCE296E0">
      <w:numFmt w:val="bullet"/>
      <w:lvlText w:val="•"/>
      <w:lvlJc w:val="left"/>
      <w:pPr>
        <w:ind w:left="1849" w:hanging="235"/>
      </w:pPr>
      <w:rPr>
        <w:rFonts w:ascii="Calibri" w:eastAsia="Calibri" w:hAnsi="Calibri" w:cs="Calibri" w:hint="default"/>
        <w:b w:val="0"/>
        <w:bCs w:val="0"/>
        <w:i w:val="0"/>
        <w:iCs w:val="0"/>
        <w:spacing w:val="0"/>
        <w:w w:val="97"/>
        <w:sz w:val="24"/>
        <w:szCs w:val="24"/>
        <w:lang w:val="vi" w:eastAsia="en-US" w:bidi="ar-SA"/>
      </w:rPr>
    </w:lvl>
    <w:lvl w:ilvl="1" w:tplc="B15E183C">
      <w:numFmt w:val="bullet"/>
      <w:lvlText w:val="•"/>
      <w:lvlJc w:val="left"/>
      <w:pPr>
        <w:ind w:left="2796" w:hanging="235"/>
      </w:pPr>
      <w:rPr>
        <w:rFonts w:hint="default"/>
        <w:lang w:val="vi" w:eastAsia="en-US" w:bidi="ar-SA"/>
      </w:rPr>
    </w:lvl>
    <w:lvl w:ilvl="2" w:tplc="2FDC8E34">
      <w:numFmt w:val="bullet"/>
      <w:lvlText w:val="•"/>
      <w:lvlJc w:val="left"/>
      <w:pPr>
        <w:ind w:left="3753" w:hanging="235"/>
      </w:pPr>
      <w:rPr>
        <w:rFonts w:hint="default"/>
        <w:lang w:val="vi" w:eastAsia="en-US" w:bidi="ar-SA"/>
      </w:rPr>
    </w:lvl>
    <w:lvl w:ilvl="3" w:tplc="FC20EC16">
      <w:numFmt w:val="bullet"/>
      <w:lvlText w:val="•"/>
      <w:lvlJc w:val="left"/>
      <w:pPr>
        <w:ind w:left="4709" w:hanging="235"/>
      </w:pPr>
      <w:rPr>
        <w:rFonts w:hint="default"/>
        <w:lang w:val="vi" w:eastAsia="en-US" w:bidi="ar-SA"/>
      </w:rPr>
    </w:lvl>
    <w:lvl w:ilvl="4" w:tplc="92ECE19A">
      <w:numFmt w:val="bullet"/>
      <w:lvlText w:val="•"/>
      <w:lvlJc w:val="left"/>
      <w:pPr>
        <w:ind w:left="5666" w:hanging="235"/>
      </w:pPr>
      <w:rPr>
        <w:rFonts w:hint="default"/>
        <w:lang w:val="vi" w:eastAsia="en-US" w:bidi="ar-SA"/>
      </w:rPr>
    </w:lvl>
    <w:lvl w:ilvl="5" w:tplc="78B4EF96">
      <w:numFmt w:val="bullet"/>
      <w:lvlText w:val="•"/>
      <w:lvlJc w:val="left"/>
      <w:pPr>
        <w:ind w:left="6622" w:hanging="235"/>
      </w:pPr>
      <w:rPr>
        <w:rFonts w:hint="default"/>
        <w:lang w:val="vi" w:eastAsia="en-US" w:bidi="ar-SA"/>
      </w:rPr>
    </w:lvl>
    <w:lvl w:ilvl="6" w:tplc="E7C86A64">
      <w:numFmt w:val="bullet"/>
      <w:lvlText w:val="•"/>
      <w:lvlJc w:val="left"/>
      <w:pPr>
        <w:ind w:left="7579" w:hanging="235"/>
      </w:pPr>
      <w:rPr>
        <w:rFonts w:hint="default"/>
        <w:lang w:val="vi" w:eastAsia="en-US" w:bidi="ar-SA"/>
      </w:rPr>
    </w:lvl>
    <w:lvl w:ilvl="7" w:tplc="EEC6BBFC">
      <w:numFmt w:val="bullet"/>
      <w:lvlText w:val="•"/>
      <w:lvlJc w:val="left"/>
      <w:pPr>
        <w:ind w:left="8535" w:hanging="235"/>
      </w:pPr>
      <w:rPr>
        <w:rFonts w:hint="default"/>
        <w:lang w:val="vi" w:eastAsia="en-US" w:bidi="ar-SA"/>
      </w:rPr>
    </w:lvl>
    <w:lvl w:ilvl="8" w:tplc="3F7000A0">
      <w:numFmt w:val="bullet"/>
      <w:lvlText w:val="•"/>
      <w:lvlJc w:val="left"/>
      <w:pPr>
        <w:ind w:left="9492" w:hanging="235"/>
      </w:pPr>
      <w:rPr>
        <w:rFonts w:hint="default"/>
        <w:lang w:val="vi" w:eastAsia="en-US" w:bidi="ar-SA"/>
      </w:rPr>
    </w:lvl>
  </w:abstractNum>
  <w:abstractNum w:abstractNumId="5" w15:restartNumberingAfterBreak="0">
    <w:nsid w:val="18CB5BC1"/>
    <w:multiLevelType w:val="hybridMultilevel"/>
    <w:tmpl w:val="C130D8C0"/>
    <w:lvl w:ilvl="0" w:tplc="DEB2D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0E5925"/>
    <w:multiLevelType w:val="hybridMultilevel"/>
    <w:tmpl w:val="8A1E14F2"/>
    <w:lvl w:ilvl="0" w:tplc="79202F5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559C"/>
    <w:multiLevelType w:val="hybridMultilevel"/>
    <w:tmpl w:val="58AC535E"/>
    <w:lvl w:ilvl="0" w:tplc="EB34B446">
      <w:start w:val="1"/>
      <w:numFmt w:val="bullet"/>
      <w:lvlText w:val="-"/>
      <w:lvlJc w:val="left"/>
      <w:pPr>
        <w:ind w:left="720" w:hanging="360"/>
      </w:pPr>
      <w:rPr>
        <w:rFonts w:ascii="Times New Roman" w:eastAsia="Calibr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DAC7AEE"/>
    <w:multiLevelType w:val="hybridMultilevel"/>
    <w:tmpl w:val="83442FA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237CF"/>
    <w:multiLevelType w:val="multilevel"/>
    <w:tmpl w:val="5844A6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F75142F"/>
    <w:multiLevelType w:val="multilevel"/>
    <w:tmpl w:val="F9BE90EA"/>
    <w:lvl w:ilvl="0">
      <w:start w:val="1"/>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3924605"/>
    <w:multiLevelType w:val="hybridMultilevel"/>
    <w:tmpl w:val="EBB2A4C8"/>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12FB9"/>
    <w:multiLevelType w:val="hybridMultilevel"/>
    <w:tmpl w:val="17F46882"/>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2054D"/>
    <w:multiLevelType w:val="hybridMultilevel"/>
    <w:tmpl w:val="2DB847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7FC7947"/>
    <w:multiLevelType w:val="hybridMultilevel"/>
    <w:tmpl w:val="4F001A5A"/>
    <w:lvl w:ilvl="0" w:tplc="A620B8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AC548FC"/>
    <w:multiLevelType w:val="hybridMultilevel"/>
    <w:tmpl w:val="4D261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EE1116"/>
    <w:multiLevelType w:val="hybridMultilevel"/>
    <w:tmpl w:val="CD34DE30"/>
    <w:lvl w:ilvl="0" w:tplc="3C88A350">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17" w15:restartNumberingAfterBreak="0">
    <w:nsid w:val="44E54D19"/>
    <w:multiLevelType w:val="hybridMultilevel"/>
    <w:tmpl w:val="F2C8A2DA"/>
    <w:lvl w:ilvl="0" w:tplc="4F700606">
      <w:numFmt w:val="bullet"/>
      <w:lvlText w:val="-"/>
      <w:lvlJc w:val="left"/>
      <w:pPr>
        <w:ind w:left="720" w:hanging="360"/>
      </w:pPr>
      <w:rPr>
        <w:rFonts w:ascii="Cambria" w:eastAsiaTheme="minorHAnsi" w:hAnsi="Cambria" w:cs="Garamond"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C3039F"/>
    <w:multiLevelType w:val="hybridMultilevel"/>
    <w:tmpl w:val="378E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85C9E"/>
    <w:multiLevelType w:val="hybridMultilevel"/>
    <w:tmpl w:val="BF7A34E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52C1067C"/>
    <w:multiLevelType w:val="hybridMultilevel"/>
    <w:tmpl w:val="D1C4DB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A657EB"/>
    <w:multiLevelType w:val="multilevel"/>
    <w:tmpl w:val="1A06D898"/>
    <w:lvl w:ilvl="0">
      <w:start w:val="4"/>
      <w:numFmt w:val="decimal"/>
      <w:lvlText w:val="%1"/>
      <w:lvlJc w:val="left"/>
      <w:rPr>
        <w:rFonts w:ascii="Courier New" w:eastAsia="Courier New" w:hAnsi="Courier New" w:cs="Courier New"/>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BBF03C6"/>
    <w:multiLevelType w:val="hybridMultilevel"/>
    <w:tmpl w:val="DE282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4D04FCF"/>
    <w:multiLevelType w:val="hybridMultilevel"/>
    <w:tmpl w:val="3CBECC5A"/>
    <w:lvl w:ilvl="0" w:tplc="2F705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6DE30A1"/>
    <w:multiLevelType w:val="hybridMultilevel"/>
    <w:tmpl w:val="87F89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3089"/>
    <w:multiLevelType w:val="multilevel"/>
    <w:tmpl w:val="7208FE2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C373724"/>
    <w:multiLevelType w:val="hybridMultilevel"/>
    <w:tmpl w:val="EBB87FD0"/>
    <w:lvl w:ilvl="0" w:tplc="2F228C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176BF"/>
    <w:multiLevelType w:val="hybridMultilevel"/>
    <w:tmpl w:val="BA5280C0"/>
    <w:lvl w:ilvl="0" w:tplc="4F700606">
      <w:numFmt w:val="bullet"/>
      <w:lvlText w:val="-"/>
      <w:lvlJc w:val="left"/>
      <w:pPr>
        <w:ind w:left="720" w:hanging="360"/>
      </w:pPr>
      <w:rPr>
        <w:rFonts w:ascii="Cambria" w:eastAsiaTheme="minorHAnsi" w:hAnsi="Cambria"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3C6ED3"/>
    <w:multiLevelType w:val="hybridMultilevel"/>
    <w:tmpl w:val="BDBA12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7D7D0B10"/>
    <w:multiLevelType w:val="hybridMultilevel"/>
    <w:tmpl w:val="0E88EFFE"/>
    <w:lvl w:ilvl="0" w:tplc="B15E183C">
      <w:numFmt w:val="bullet"/>
      <w:lvlText w:val="•"/>
      <w:lvlJc w:val="left"/>
      <w:pPr>
        <w:ind w:left="1440" w:hanging="360"/>
      </w:pPr>
      <w:rPr>
        <w:rFonts w:hint="default"/>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D8364F1"/>
    <w:multiLevelType w:val="hybridMultilevel"/>
    <w:tmpl w:val="8DFEE77A"/>
    <w:lvl w:ilvl="0" w:tplc="B15E183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3048">
    <w:abstractNumId w:val="6"/>
  </w:num>
  <w:num w:numId="2" w16cid:durableId="1019815559">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17816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4062210">
    <w:abstractNumId w:val="16"/>
  </w:num>
  <w:num w:numId="5" w16cid:durableId="1388529743">
    <w:abstractNumId w:val="26"/>
  </w:num>
  <w:num w:numId="6" w16cid:durableId="1031494374">
    <w:abstractNumId w:val="28"/>
  </w:num>
  <w:num w:numId="7" w16cid:durableId="1715085013">
    <w:abstractNumId w:val="13"/>
  </w:num>
  <w:num w:numId="8" w16cid:durableId="2063483731">
    <w:abstractNumId w:val="0"/>
  </w:num>
  <w:num w:numId="9" w16cid:durableId="274215195">
    <w:abstractNumId w:val="5"/>
  </w:num>
  <w:num w:numId="10" w16cid:durableId="544409664">
    <w:abstractNumId w:val="2"/>
  </w:num>
  <w:num w:numId="11" w16cid:durableId="755784401">
    <w:abstractNumId w:val="14"/>
  </w:num>
  <w:num w:numId="12" w16cid:durableId="1889102002">
    <w:abstractNumId w:val="4"/>
  </w:num>
  <w:num w:numId="13" w16cid:durableId="1161264881">
    <w:abstractNumId w:val="8"/>
  </w:num>
  <w:num w:numId="14" w16cid:durableId="895237220">
    <w:abstractNumId w:val="25"/>
  </w:num>
  <w:num w:numId="15" w16cid:durableId="1801343153">
    <w:abstractNumId w:val="1"/>
  </w:num>
  <w:num w:numId="16" w16cid:durableId="2078283655">
    <w:abstractNumId w:val="10"/>
  </w:num>
  <w:num w:numId="17" w16cid:durableId="2052070110">
    <w:abstractNumId w:val="21"/>
  </w:num>
  <w:num w:numId="18" w16cid:durableId="15621623">
    <w:abstractNumId w:val="9"/>
  </w:num>
  <w:num w:numId="19" w16cid:durableId="542248752">
    <w:abstractNumId w:val="18"/>
  </w:num>
  <w:num w:numId="20" w16cid:durableId="351537612">
    <w:abstractNumId w:val="30"/>
  </w:num>
  <w:num w:numId="21" w16cid:durableId="636765037">
    <w:abstractNumId w:val="29"/>
  </w:num>
  <w:num w:numId="22" w16cid:durableId="1041246142">
    <w:abstractNumId w:val="24"/>
  </w:num>
  <w:num w:numId="23" w16cid:durableId="1934241409">
    <w:abstractNumId w:val="17"/>
  </w:num>
  <w:num w:numId="24" w16cid:durableId="390231398">
    <w:abstractNumId w:val="3"/>
  </w:num>
  <w:num w:numId="25" w16cid:durableId="205794297">
    <w:abstractNumId w:val="12"/>
  </w:num>
  <w:num w:numId="26" w16cid:durableId="146211248">
    <w:abstractNumId w:val="27"/>
  </w:num>
  <w:num w:numId="27" w16cid:durableId="1666401575">
    <w:abstractNumId w:val="11"/>
  </w:num>
  <w:num w:numId="28" w16cid:durableId="1953241308">
    <w:abstractNumId w:val="20"/>
  </w:num>
  <w:num w:numId="29" w16cid:durableId="1170945209">
    <w:abstractNumId w:val="22"/>
  </w:num>
  <w:num w:numId="30" w16cid:durableId="1020354276">
    <w:abstractNumId w:val="23"/>
  </w:num>
  <w:num w:numId="31" w16cid:durableId="103476548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 Hoàng Đức">
    <w15:presenceInfo w15:providerId="Windows Live" w15:userId="b491334be5f06b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B81"/>
    <w:rsid w:val="000134FC"/>
    <w:rsid w:val="00020411"/>
    <w:rsid w:val="000206A2"/>
    <w:rsid w:val="00020C37"/>
    <w:rsid w:val="00022F30"/>
    <w:rsid w:val="00024491"/>
    <w:rsid w:val="000320AB"/>
    <w:rsid w:val="0003417A"/>
    <w:rsid w:val="000409BE"/>
    <w:rsid w:val="00056B7A"/>
    <w:rsid w:val="00061E42"/>
    <w:rsid w:val="00065D3C"/>
    <w:rsid w:val="00071C84"/>
    <w:rsid w:val="00072387"/>
    <w:rsid w:val="00082B76"/>
    <w:rsid w:val="00094571"/>
    <w:rsid w:val="000A74A0"/>
    <w:rsid w:val="000B119B"/>
    <w:rsid w:val="000B58DE"/>
    <w:rsid w:val="000B5991"/>
    <w:rsid w:val="000B66AF"/>
    <w:rsid w:val="000B7AEF"/>
    <w:rsid w:val="000C2392"/>
    <w:rsid w:val="000C74C0"/>
    <w:rsid w:val="000C767E"/>
    <w:rsid w:val="000E562C"/>
    <w:rsid w:val="000F0D5B"/>
    <w:rsid w:val="000F2A95"/>
    <w:rsid w:val="000F497F"/>
    <w:rsid w:val="00100937"/>
    <w:rsid w:val="00110690"/>
    <w:rsid w:val="00112096"/>
    <w:rsid w:val="001168CE"/>
    <w:rsid w:val="00122A96"/>
    <w:rsid w:val="00131479"/>
    <w:rsid w:val="001342A7"/>
    <w:rsid w:val="001366B8"/>
    <w:rsid w:val="001367B1"/>
    <w:rsid w:val="0014135C"/>
    <w:rsid w:val="00141400"/>
    <w:rsid w:val="001464B0"/>
    <w:rsid w:val="0015435F"/>
    <w:rsid w:val="00157515"/>
    <w:rsid w:val="001611D7"/>
    <w:rsid w:val="00165447"/>
    <w:rsid w:val="001670E4"/>
    <w:rsid w:val="00180C10"/>
    <w:rsid w:val="0018598C"/>
    <w:rsid w:val="00187F06"/>
    <w:rsid w:val="0019146E"/>
    <w:rsid w:val="001974A6"/>
    <w:rsid w:val="001A0CCE"/>
    <w:rsid w:val="001A17DB"/>
    <w:rsid w:val="001C2C22"/>
    <w:rsid w:val="001C45A9"/>
    <w:rsid w:val="002033A9"/>
    <w:rsid w:val="00204720"/>
    <w:rsid w:val="00211881"/>
    <w:rsid w:val="00214011"/>
    <w:rsid w:val="00215246"/>
    <w:rsid w:val="00222A26"/>
    <w:rsid w:val="00227920"/>
    <w:rsid w:val="0023087B"/>
    <w:rsid w:val="00231996"/>
    <w:rsid w:val="00234E00"/>
    <w:rsid w:val="00234FBC"/>
    <w:rsid w:val="00247002"/>
    <w:rsid w:val="00250FD2"/>
    <w:rsid w:val="002546EB"/>
    <w:rsid w:val="0025742D"/>
    <w:rsid w:val="00257C0E"/>
    <w:rsid w:val="0026261F"/>
    <w:rsid w:val="0026421A"/>
    <w:rsid w:val="002668C6"/>
    <w:rsid w:val="00275A71"/>
    <w:rsid w:val="00281F3C"/>
    <w:rsid w:val="002855F7"/>
    <w:rsid w:val="00293E05"/>
    <w:rsid w:val="00296CEC"/>
    <w:rsid w:val="002A2A15"/>
    <w:rsid w:val="002A3592"/>
    <w:rsid w:val="002A6DCC"/>
    <w:rsid w:val="002B115B"/>
    <w:rsid w:val="002B23F4"/>
    <w:rsid w:val="002B693F"/>
    <w:rsid w:val="002C1819"/>
    <w:rsid w:val="002C6AB2"/>
    <w:rsid w:val="002D0C4B"/>
    <w:rsid w:val="002D232B"/>
    <w:rsid w:val="002D6B82"/>
    <w:rsid w:val="002E62A2"/>
    <w:rsid w:val="002F4D83"/>
    <w:rsid w:val="00312630"/>
    <w:rsid w:val="003162CF"/>
    <w:rsid w:val="003200AB"/>
    <w:rsid w:val="00320E8B"/>
    <w:rsid w:val="0032630A"/>
    <w:rsid w:val="00327758"/>
    <w:rsid w:val="003533CA"/>
    <w:rsid w:val="00356F04"/>
    <w:rsid w:val="00361FC4"/>
    <w:rsid w:val="003638A8"/>
    <w:rsid w:val="00365830"/>
    <w:rsid w:val="0037345B"/>
    <w:rsid w:val="003745A8"/>
    <w:rsid w:val="00374BC0"/>
    <w:rsid w:val="0037582A"/>
    <w:rsid w:val="00376DDF"/>
    <w:rsid w:val="003854CD"/>
    <w:rsid w:val="00386D5D"/>
    <w:rsid w:val="00387CE2"/>
    <w:rsid w:val="00387CFA"/>
    <w:rsid w:val="003A0B4A"/>
    <w:rsid w:val="003A178D"/>
    <w:rsid w:val="003A3556"/>
    <w:rsid w:val="003A5F7C"/>
    <w:rsid w:val="003B1B52"/>
    <w:rsid w:val="003B24B2"/>
    <w:rsid w:val="003B2E45"/>
    <w:rsid w:val="003C67EC"/>
    <w:rsid w:val="003C6B6B"/>
    <w:rsid w:val="003D359E"/>
    <w:rsid w:val="003D5518"/>
    <w:rsid w:val="003E0931"/>
    <w:rsid w:val="003F76C3"/>
    <w:rsid w:val="00404177"/>
    <w:rsid w:val="00414374"/>
    <w:rsid w:val="00420223"/>
    <w:rsid w:val="00423402"/>
    <w:rsid w:val="00426540"/>
    <w:rsid w:val="00431121"/>
    <w:rsid w:val="00432987"/>
    <w:rsid w:val="00446EC8"/>
    <w:rsid w:val="004503CE"/>
    <w:rsid w:val="00462197"/>
    <w:rsid w:val="0046324C"/>
    <w:rsid w:val="00467BA4"/>
    <w:rsid w:val="00474704"/>
    <w:rsid w:val="0048560C"/>
    <w:rsid w:val="00490505"/>
    <w:rsid w:val="00490B4D"/>
    <w:rsid w:val="00492E47"/>
    <w:rsid w:val="004A3DA7"/>
    <w:rsid w:val="004A617E"/>
    <w:rsid w:val="004B2020"/>
    <w:rsid w:val="004B432E"/>
    <w:rsid w:val="004B7C77"/>
    <w:rsid w:val="004C121E"/>
    <w:rsid w:val="004C67DB"/>
    <w:rsid w:val="004D45F1"/>
    <w:rsid w:val="004D4B44"/>
    <w:rsid w:val="004D7F65"/>
    <w:rsid w:val="004E0E1E"/>
    <w:rsid w:val="004E2C30"/>
    <w:rsid w:val="004E3E31"/>
    <w:rsid w:val="004F346C"/>
    <w:rsid w:val="004F56CB"/>
    <w:rsid w:val="004F5C79"/>
    <w:rsid w:val="00501502"/>
    <w:rsid w:val="00502802"/>
    <w:rsid w:val="005118EA"/>
    <w:rsid w:val="005128F6"/>
    <w:rsid w:val="00517817"/>
    <w:rsid w:val="005252DA"/>
    <w:rsid w:val="005300F6"/>
    <w:rsid w:val="005344C6"/>
    <w:rsid w:val="00534B85"/>
    <w:rsid w:val="00534CDA"/>
    <w:rsid w:val="00535B98"/>
    <w:rsid w:val="00543D42"/>
    <w:rsid w:val="00551713"/>
    <w:rsid w:val="005547ED"/>
    <w:rsid w:val="00555588"/>
    <w:rsid w:val="00560701"/>
    <w:rsid w:val="0057584A"/>
    <w:rsid w:val="00580846"/>
    <w:rsid w:val="00582A2F"/>
    <w:rsid w:val="00583DA2"/>
    <w:rsid w:val="00595053"/>
    <w:rsid w:val="005A4608"/>
    <w:rsid w:val="005A5B31"/>
    <w:rsid w:val="005B64A5"/>
    <w:rsid w:val="005D0822"/>
    <w:rsid w:val="005D2FCA"/>
    <w:rsid w:val="005D6906"/>
    <w:rsid w:val="005D7ABC"/>
    <w:rsid w:val="005E056C"/>
    <w:rsid w:val="005E2D5F"/>
    <w:rsid w:val="005E4865"/>
    <w:rsid w:val="005F33CF"/>
    <w:rsid w:val="00603545"/>
    <w:rsid w:val="006136F7"/>
    <w:rsid w:val="006148A7"/>
    <w:rsid w:val="00627725"/>
    <w:rsid w:val="006328ED"/>
    <w:rsid w:val="00641BCC"/>
    <w:rsid w:val="006421C1"/>
    <w:rsid w:val="00643D55"/>
    <w:rsid w:val="00644806"/>
    <w:rsid w:val="0065023E"/>
    <w:rsid w:val="0065145B"/>
    <w:rsid w:val="00655B33"/>
    <w:rsid w:val="00657974"/>
    <w:rsid w:val="00657C31"/>
    <w:rsid w:val="00660ABB"/>
    <w:rsid w:val="00660CB3"/>
    <w:rsid w:val="00662883"/>
    <w:rsid w:val="00673501"/>
    <w:rsid w:val="00674608"/>
    <w:rsid w:val="00684F12"/>
    <w:rsid w:val="006914E8"/>
    <w:rsid w:val="006A0A35"/>
    <w:rsid w:val="006A1CE7"/>
    <w:rsid w:val="006A53DD"/>
    <w:rsid w:val="006A5F07"/>
    <w:rsid w:val="006B2A59"/>
    <w:rsid w:val="006B46E8"/>
    <w:rsid w:val="006B4B13"/>
    <w:rsid w:val="006C05C4"/>
    <w:rsid w:val="006C1E22"/>
    <w:rsid w:val="006C51C8"/>
    <w:rsid w:val="006E3644"/>
    <w:rsid w:val="006E4977"/>
    <w:rsid w:val="006F21ED"/>
    <w:rsid w:val="006F79F2"/>
    <w:rsid w:val="0070204B"/>
    <w:rsid w:val="007029E4"/>
    <w:rsid w:val="0070748B"/>
    <w:rsid w:val="00711D21"/>
    <w:rsid w:val="0072223D"/>
    <w:rsid w:val="00726CF0"/>
    <w:rsid w:val="00730F5A"/>
    <w:rsid w:val="007338A3"/>
    <w:rsid w:val="00741813"/>
    <w:rsid w:val="00747BEC"/>
    <w:rsid w:val="007520F5"/>
    <w:rsid w:val="007622F8"/>
    <w:rsid w:val="00763BB0"/>
    <w:rsid w:val="00764134"/>
    <w:rsid w:val="00767D9A"/>
    <w:rsid w:val="00773BCD"/>
    <w:rsid w:val="0077428A"/>
    <w:rsid w:val="00774962"/>
    <w:rsid w:val="007819E6"/>
    <w:rsid w:val="007846B4"/>
    <w:rsid w:val="00796BF8"/>
    <w:rsid w:val="007A0A54"/>
    <w:rsid w:val="007A2AE8"/>
    <w:rsid w:val="007A3662"/>
    <w:rsid w:val="007A60D1"/>
    <w:rsid w:val="007A7420"/>
    <w:rsid w:val="007B49AB"/>
    <w:rsid w:val="007C6534"/>
    <w:rsid w:val="007D5453"/>
    <w:rsid w:val="007E0E34"/>
    <w:rsid w:val="007E2536"/>
    <w:rsid w:val="007E45D6"/>
    <w:rsid w:val="007F0B4D"/>
    <w:rsid w:val="008173A8"/>
    <w:rsid w:val="00821811"/>
    <w:rsid w:val="008311B4"/>
    <w:rsid w:val="008337FB"/>
    <w:rsid w:val="0083519E"/>
    <w:rsid w:val="00836FD3"/>
    <w:rsid w:val="008403F7"/>
    <w:rsid w:val="00844586"/>
    <w:rsid w:val="00845F14"/>
    <w:rsid w:val="0084795B"/>
    <w:rsid w:val="0085296D"/>
    <w:rsid w:val="0085648C"/>
    <w:rsid w:val="00865796"/>
    <w:rsid w:val="0087224F"/>
    <w:rsid w:val="00874829"/>
    <w:rsid w:val="00875025"/>
    <w:rsid w:val="00876925"/>
    <w:rsid w:val="00881AD5"/>
    <w:rsid w:val="00891104"/>
    <w:rsid w:val="008912B5"/>
    <w:rsid w:val="00891B20"/>
    <w:rsid w:val="0089637B"/>
    <w:rsid w:val="00896F76"/>
    <w:rsid w:val="008A27E4"/>
    <w:rsid w:val="008A4B44"/>
    <w:rsid w:val="008A523D"/>
    <w:rsid w:val="008C2E7F"/>
    <w:rsid w:val="008C58BE"/>
    <w:rsid w:val="008C746F"/>
    <w:rsid w:val="008D00F1"/>
    <w:rsid w:val="008D1695"/>
    <w:rsid w:val="008D62EF"/>
    <w:rsid w:val="008E02B7"/>
    <w:rsid w:val="008E1A4C"/>
    <w:rsid w:val="008F357D"/>
    <w:rsid w:val="008F5729"/>
    <w:rsid w:val="008F5E64"/>
    <w:rsid w:val="009028F7"/>
    <w:rsid w:val="00904FA0"/>
    <w:rsid w:val="00905C27"/>
    <w:rsid w:val="00912146"/>
    <w:rsid w:val="009133B0"/>
    <w:rsid w:val="00914FA7"/>
    <w:rsid w:val="0091624F"/>
    <w:rsid w:val="0092244D"/>
    <w:rsid w:val="009244B0"/>
    <w:rsid w:val="009318BB"/>
    <w:rsid w:val="0093641E"/>
    <w:rsid w:val="00940F5C"/>
    <w:rsid w:val="00941950"/>
    <w:rsid w:val="00943D14"/>
    <w:rsid w:val="00943E92"/>
    <w:rsid w:val="00972E74"/>
    <w:rsid w:val="009736B3"/>
    <w:rsid w:val="00973F3A"/>
    <w:rsid w:val="00976728"/>
    <w:rsid w:val="009775CC"/>
    <w:rsid w:val="00983563"/>
    <w:rsid w:val="00994F0B"/>
    <w:rsid w:val="00995771"/>
    <w:rsid w:val="009A36FB"/>
    <w:rsid w:val="009B6077"/>
    <w:rsid w:val="009C0070"/>
    <w:rsid w:val="009C0D09"/>
    <w:rsid w:val="009C2D06"/>
    <w:rsid w:val="009C3B41"/>
    <w:rsid w:val="009C4D6D"/>
    <w:rsid w:val="009C51A6"/>
    <w:rsid w:val="009C7B07"/>
    <w:rsid w:val="009D08D3"/>
    <w:rsid w:val="009D2862"/>
    <w:rsid w:val="009D41E4"/>
    <w:rsid w:val="009D6038"/>
    <w:rsid w:val="009D6555"/>
    <w:rsid w:val="009D678C"/>
    <w:rsid w:val="009E01DF"/>
    <w:rsid w:val="009F3FA9"/>
    <w:rsid w:val="009F46F7"/>
    <w:rsid w:val="009F6999"/>
    <w:rsid w:val="009F705D"/>
    <w:rsid w:val="009F759D"/>
    <w:rsid w:val="00A02EFC"/>
    <w:rsid w:val="00A07FB3"/>
    <w:rsid w:val="00A14284"/>
    <w:rsid w:val="00A17EC1"/>
    <w:rsid w:val="00A33212"/>
    <w:rsid w:val="00A339E5"/>
    <w:rsid w:val="00A34370"/>
    <w:rsid w:val="00A379FC"/>
    <w:rsid w:val="00A5456D"/>
    <w:rsid w:val="00A55312"/>
    <w:rsid w:val="00A6389D"/>
    <w:rsid w:val="00A71A31"/>
    <w:rsid w:val="00A73313"/>
    <w:rsid w:val="00A84FC5"/>
    <w:rsid w:val="00A90CE8"/>
    <w:rsid w:val="00A9141A"/>
    <w:rsid w:val="00A92DAA"/>
    <w:rsid w:val="00AA3B0A"/>
    <w:rsid w:val="00AA621E"/>
    <w:rsid w:val="00AC5373"/>
    <w:rsid w:val="00AC6750"/>
    <w:rsid w:val="00AC73F0"/>
    <w:rsid w:val="00AD59CB"/>
    <w:rsid w:val="00AE024B"/>
    <w:rsid w:val="00AE4F1A"/>
    <w:rsid w:val="00AE5CEC"/>
    <w:rsid w:val="00AF3C9F"/>
    <w:rsid w:val="00AF4F7A"/>
    <w:rsid w:val="00B01950"/>
    <w:rsid w:val="00B0295A"/>
    <w:rsid w:val="00B04014"/>
    <w:rsid w:val="00B056DD"/>
    <w:rsid w:val="00B05EEA"/>
    <w:rsid w:val="00B13619"/>
    <w:rsid w:val="00B16100"/>
    <w:rsid w:val="00B24652"/>
    <w:rsid w:val="00B34520"/>
    <w:rsid w:val="00B36C78"/>
    <w:rsid w:val="00B36E84"/>
    <w:rsid w:val="00B411D0"/>
    <w:rsid w:val="00B70CF7"/>
    <w:rsid w:val="00B70FC1"/>
    <w:rsid w:val="00B7188D"/>
    <w:rsid w:val="00B824BC"/>
    <w:rsid w:val="00B846E8"/>
    <w:rsid w:val="00B8575C"/>
    <w:rsid w:val="00B967E0"/>
    <w:rsid w:val="00BB1D4F"/>
    <w:rsid w:val="00BD4AEE"/>
    <w:rsid w:val="00BD67F1"/>
    <w:rsid w:val="00BE16DB"/>
    <w:rsid w:val="00BE6B81"/>
    <w:rsid w:val="00BE7897"/>
    <w:rsid w:val="00BE7EF8"/>
    <w:rsid w:val="00C03F00"/>
    <w:rsid w:val="00C04D02"/>
    <w:rsid w:val="00C07B20"/>
    <w:rsid w:val="00C173E0"/>
    <w:rsid w:val="00C34433"/>
    <w:rsid w:val="00C45800"/>
    <w:rsid w:val="00C519DD"/>
    <w:rsid w:val="00C52616"/>
    <w:rsid w:val="00C52D55"/>
    <w:rsid w:val="00C544DC"/>
    <w:rsid w:val="00C5550A"/>
    <w:rsid w:val="00C57084"/>
    <w:rsid w:val="00C62AE5"/>
    <w:rsid w:val="00C770FE"/>
    <w:rsid w:val="00C773ED"/>
    <w:rsid w:val="00C92334"/>
    <w:rsid w:val="00C95106"/>
    <w:rsid w:val="00CA047A"/>
    <w:rsid w:val="00CA79CB"/>
    <w:rsid w:val="00CB5E3D"/>
    <w:rsid w:val="00CB7B08"/>
    <w:rsid w:val="00CC0457"/>
    <w:rsid w:val="00CC0C22"/>
    <w:rsid w:val="00CC16A9"/>
    <w:rsid w:val="00CC2970"/>
    <w:rsid w:val="00CC4ADA"/>
    <w:rsid w:val="00CD5DA4"/>
    <w:rsid w:val="00CE1408"/>
    <w:rsid w:val="00CE3595"/>
    <w:rsid w:val="00CE5BA5"/>
    <w:rsid w:val="00CF612B"/>
    <w:rsid w:val="00D03072"/>
    <w:rsid w:val="00D05245"/>
    <w:rsid w:val="00D166DB"/>
    <w:rsid w:val="00D17C6E"/>
    <w:rsid w:val="00D24EEA"/>
    <w:rsid w:val="00D2614B"/>
    <w:rsid w:val="00D27A69"/>
    <w:rsid w:val="00D30F46"/>
    <w:rsid w:val="00D32AE6"/>
    <w:rsid w:val="00D34843"/>
    <w:rsid w:val="00D365D9"/>
    <w:rsid w:val="00D37DF6"/>
    <w:rsid w:val="00D47251"/>
    <w:rsid w:val="00D50B93"/>
    <w:rsid w:val="00D528B7"/>
    <w:rsid w:val="00D63B48"/>
    <w:rsid w:val="00D66E15"/>
    <w:rsid w:val="00D72095"/>
    <w:rsid w:val="00D727EE"/>
    <w:rsid w:val="00D72C25"/>
    <w:rsid w:val="00D75221"/>
    <w:rsid w:val="00D80272"/>
    <w:rsid w:val="00D80590"/>
    <w:rsid w:val="00D82EF8"/>
    <w:rsid w:val="00D90AC3"/>
    <w:rsid w:val="00D9494D"/>
    <w:rsid w:val="00D969F0"/>
    <w:rsid w:val="00DB5914"/>
    <w:rsid w:val="00DB7B9D"/>
    <w:rsid w:val="00DC40B5"/>
    <w:rsid w:val="00DC5625"/>
    <w:rsid w:val="00DC5E2E"/>
    <w:rsid w:val="00DC7C69"/>
    <w:rsid w:val="00DD30CD"/>
    <w:rsid w:val="00DD6709"/>
    <w:rsid w:val="00DE05D5"/>
    <w:rsid w:val="00DE2BF9"/>
    <w:rsid w:val="00DE5314"/>
    <w:rsid w:val="00DF27EB"/>
    <w:rsid w:val="00DF6460"/>
    <w:rsid w:val="00E0040E"/>
    <w:rsid w:val="00E019E3"/>
    <w:rsid w:val="00E0526D"/>
    <w:rsid w:val="00E07AE2"/>
    <w:rsid w:val="00E12A68"/>
    <w:rsid w:val="00E23058"/>
    <w:rsid w:val="00E23BA1"/>
    <w:rsid w:val="00E24180"/>
    <w:rsid w:val="00E274F3"/>
    <w:rsid w:val="00E34789"/>
    <w:rsid w:val="00E45F84"/>
    <w:rsid w:val="00E5135B"/>
    <w:rsid w:val="00E53378"/>
    <w:rsid w:val="00E569CA"/>
    <w:rsid w:val="00E6209C"/>
    <w:rsid w:val="00E76EF8"/>
    <w:rsid w:val="00E832A0"/>
    <w:rsid w:val="00E917DA"/>
    <w:rsid w:val="00E91F3B"/>
    <w:rsid w:val="00E93018"/>
    <w:rsid w:val="00E94AE8"/>
    <w:rsid w:val="00E958E0"/>
    <w:rsid w:val="00E96DF2"/>
    <w:rsid w:val="00E97EC5"/>
    <w:rsid w:val="00EA1E1A"/>
    <w:rsid w:val="00EA33DE"/>
    <w:rsid w:val="00EA3DE6"/>
    <w:rsid w:val="00EB2C76"/>
    <w:rsid w:val="00EC21CE"/>
    <w:rsid w:val="00EC3C00"/>
    <w:rsid w:val="00EC5218"/>
    <w:rsid w:val="00EC6382"/>
    <w:rsid w:val="00EE6B54"/>
    <w:rsid w:val="00EE7682"/>
    <w:rsid w:val="00EE7ACF"/>
    <w:rsid w:val="00EF3641"/>
    <w:rsid w:val="00EF3EC7"/>
    <w:rsid w:val="00EF7ECF"/>
    <w:rsid w:val="00F00935"/>
    <w:rsid w:val="00F04DCE"/>
    <w:rsid w:val="00F0649D"/>
    <w:rsid w:val="00F10D84"/>
    <w:rsid w:val="00F12090"/>
    <w:rsid w:val="00F21BAE"/>
    <w:rsid w:val="00F24863"/>
    <w:rsid w:val="00F26F8E"/>
    <w:rsid w:val="00F30946"/>
    <w:rsid w:val="00F338F7"/>
    <w:rsid w:val="00F37969"/>
    <w:rsid w:val="00F37D28"/>
    <w:rsid w:val="00F40B33"/>
    <w:rsid w:val="00F42529"/>
    <w:rsid w:val="00F428C8"/>
    <w:rsid w:val="00F466DB"/>
    <w:rsid w:val="00F54A2A"/>
    <w:rsid w:val="00F65DB4"/>
    <w:rsid w:val="00F66FFC"/>
    <w:rsid w:val="00F676D9"/>
    <w:rsid w:val="00F70564"/>
    <w:rsid w:val="00F72D1F"/>
    <w:rsid w:val="00F74DC7"/>
    <w:rsid w:val="00F83C9F"/>
    <w:rsid w:val="00F85CAE"/>
    <w:rsid w:val="00F86932"/>
    <w:rsid w:val="00F875B0"/>
    <w:rsid w:val="00F960D3"/>
    <w:rsid w:val="00FA2A76"/>
    <w:rsid w:val="00FC0A26"/>
    <w:rsid w:val="00FD0074"/>
    <w:rsid w:val="00FD373C"/>
    <w:rsid w:val="00FE2013"/>
    <w:rsid w:val="00FF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D7FDC"/>
  <w15:chartTrackingRefBased/>
  <w15:docId w15:val="{D0057789-E56C-463A-97A3-C6F123E5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qFormat="1"/>
    <w:lsdException w:name="Subtitle" w:qFormat="1"/>
    <w:lsdException w:name="Strong" w:qFormat="1"/>
    <w:lsdException w:name="Emphasis" w:qFormat="1"/>
    <w:lsdException w:name="Plain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7F65"/>
    <w:rPr>
      <w:sz w:val="28"/>
      <w:szCs w:val="28"/>
    </w:rPr>
  </w:style>
  <w:style w:type="paragraph" w:styleId="Heading1">
    <w:name w:val="heading 1"/>
    <w:basedOn w:val="Normal"/>
    <w:next w:val="Normal"/>
    <w:link w:val="Heading1Char"/>
    <w:qFormat/>
    <w:rsid w:val="00F04D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Ten_bai"/>
    <w:basedOn w:val="Normal"/>
    <w:next w:val="Normal"/>
    <w:link w:val="Heading2Char"/>
    <w:uiPriority w:val="9"/>
    <w:unhideWhenUsed/>
    <w:qFormat/>
    <w:rsid w:val="0077428A"/>
    <w:pPr>
      <w:keepNext/>
      <w:keepLines/>
      <w:spacing w:before="120" w:after="120" w:line="312" w:lineRule="auto"/>
      <w:jc w:val="both"/>
      <w:outlineLvl w:val="1"/>
    </w:pPr>
    <w:rPr>
      <w:rFonts w:ascii="Arial" w:hAnsi="Arial"/>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table" w:styleId="TableGrid">
    <w:name w:val="Table Grid"/>
    <w:basedOn w:val="TableNormal"/>
    <w:uiPriority w:val="59"/>
    <w:rsid w:val="007418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B2C76"/>
    <w:pPr>
      <w:tabs>
        <w:tab w:val="center" w:pos="4680"/>
        <w:tab w:val="right" w:pos="9360"/>
      </w:tabs>
    </w:pPr>
  </w:style>
  <w:style w:type="character" w:customStyle="1" w:styleId="HeaderChar">
    <w:name w:val="Header Char"/>
    <w:link w:val="Header"/>
    <w:rsid w:val="00EB2C76"/>
    <w:rPr>
      <w:sz w:val="28"/>
      <w:szCs w:val="28"/>
    </w:rPr>
  </w:style>
  <w:style w:type="paragraph" w:styleId="Footer">
    <w:name w:val="footer"/>
    <w:basedOn w:val="Normal"/>
    <w:link w:val="FooterChar"/>
    <w:uiPriority w:val="99"/>
    <w:rsid w:val="00EB2C76"/>
    <w:pPr>
      <w:tabs>
        <w:tab w:val="center" w:pos="4680"/>
        <w:tab w:val="right" w:pos="9360"/>
      </w:tabs>
    </w:pPr>
  </w:style>
  <w:style w:type="character" w:customStyle="1" w:styleId="FooterChar">
    <w:name w:val="Footer Char"/>
    <w:link w:val="Footer"/>
    <w:uiPriority w:val="99"/>
    <w:rsid w:val="00EB2C76"/>
    <w:rPr>
      <w:sz w:val="28"/>
      <w:szCs w:val="28"/>
    </w:rPr>
  </w:style>
  <w:style w:type="paragraph" w:styleId="ListParagraph">
    <w:name w:val="List Paragraph"/>
    <w:basedOn w:val="Normal"/>
    <w:link w:val="ListParagraphChar"/>
    <w:uiPriority w:val="34"/>
    <w:qFormat/>
    <w:rsid w:val="009F6999"/>
    <w:pPr>
      <w:spacing w:after="200" w:line="276" w:lineRule="auto"/>
      <w:ind w:left="720"/>
      <w:contextualSpacing/>
    </w:pPr>
    <w:rPr>
      <w:rFonts w:ascii="Calibri" w:eastAsia="Calibri" w:hAnsi="Calibri"/>
      <w:sz w:val="22"/>
      <w:szCs w:val="22"/>
    </w:rPr>
  </w:style>
  <w:style w:type="paragraph" w:styleId="PlainText">
    <w:name w:val="Plain Text"/>
    <w:basedOn w:val="Normal"/>
    <w:link w:val="PlainTextChar"/>
    <w:unhideWhenUsed/>
    <w:qFormat/>
    <w:rsid w:val="009F6999"/>
    <w:rPr>
      <w:rFonts w:ascii="Courier New" w:eastAsia="Calibri" w:hAnsi="Courier New"/>
      <w:b/>
      <w:w w:val="80"/>
      <w:sz w:val="20"/>
      <w:szCs w:val="21"/>
    </w:rPr>
  </w:style>
  <w:style w:type="character" w:customStyle="1" w:styleId="PlainTextChar">
    <w:name w:val="Plain Text Char"/>
    <w:link w:val="PlainText"/>
    <w:rsid w:val="009F6999"/>
    <w:rPr>
      <w:rFonts w:ascii="Courier New" w:eastAsia="Calibri" w:hAnsi="Courier New"/>
      <w:b/>
      <w:w w:val="80"/>
      <w:szCs w:val="21"/>
    </w:rPr>
  </w:style>
  <w:style w:type="paragraph" w:customStyle="1" w:styleId="PlainTextKeepLines">
    <w:name w:val="Plain Text Keep Lines"/>
    <w:basedOn w:val="Normal"/>
    <w:next w:val="PlainText"/>
    <w:qFormat/>
    <w:rsid w:val="009F6999"/>
    <w:pPr>
      <w:keepNext/>
      <w:keepLines/>
      <w:jc w:val="both"/>
    </w:pPr>
    <w:rPr>
      <w:rFonts w:ascii="Courier New" w:eastAsia="Calibri" w:hAnsi="Courier New"/>
      <w:b/>
      <w:color w:val="000000"/>
      <w:w w:val="80"/>
      <w:sz w:val="20"/>
      <w:szCs w:val="21"/>
    </w:rPr>
  </w:style>
  <w:style w:type="character" w:customStyle="1" w:styleId="Heading2Char">
    <w:name w:val="Heading 2 Char"/>
    <w:aliases w:val="Ten_bai Char"/>
    <w:link w:val="Heading2"/>
    <w:uiPriority w:val="9"/>
    <w:rsid w:val="0077428A"/>
    <w:rPr>
      <w:rFonts w:ascii="Arial" w:hAnsi="Arial"/>
      <w:sz w:val="28"/>
      <w:szCs w:val="26"/>
    </w:rPr>
  </w:style>
  <w:style w:type="character" w:customStyle="1" w:styleId="cthuongChar">
    <w:name w:val="cthuong Char"/>
    <w:link w:val="cthuong"/>
    <w:locked/>
    <w:rsid w:val="0077428A"/>
    <w:rPr>
      <w:sz w:val="26"/>
    </w:rPr>
  </w:style>
  <w:style w:type="paragraph" w:customStyle="1" w:styleId="cthuong">
    <w:name w:val="cthuong"/>
    <w:basedOn w:val="Normal"/>
    <w:link w:val="cthuongChar"/>
    <w:qFormat/>
    <w:rsid w:val="0077428A"/>
    <w:pPr>
      <w:spacing w:before="120" w:after="120" w:line="312" w:lineRule="auto"/>
      <w:ind w:firstLine="567"/>
      <w:jc w:val="both"/>
    </w:pPr>
    <w:rPr>
      <w:sz w:val="26"/>
      <w:szCs w:val="20"/>
    </w:rPr>
  </w:style>
  <w:style w:type="character" w:customStyle="1" w:styleId="tableChar">
    <w:name w:val="table Char"/>
    <w:link w:val="table"/>
    <w:locked/>
    <w:rsid w:val="0077428A"/>
    <w:rPr>
      <w:rFonts w:ascii="Courier New" w:hAnsi="Courier New" w:cs="Courier New"/>
      <w:sz w:val="26"/>
    </w:rPr>
  </w:style>
  <w:style w:type="paragraph" w:customStyle="1" w:styleId="table">
    <w:name w:val="table"/>
    <w:basedOn w:val="cthuong"/>
    <w:link w:val="tableChar"/>
    <w:qFormat/>
    <w:rsid w:val="0077428A"/>
    <w:pPr>
      <w:spacing w:before="0" w:after="0" w:line="240" w:lineRule="auto"/>
      <w:ind w:firstLine="0"/>
    </w:pPr>
    <w:rPr>
      <w:rFonts w:ascii="Courier New" w:hAnsi="Courier New" w:cs="Courier New"/>
    </w:rPr>
  </w:style>
  <w:style w:type="character" w:customStyle="1" w:styleId="ListParagraphChar">
    <w:name w:val="List Paragraph Char"/>
    <w:link w:val="ListParagraph"/>
    <w:uiPriority w:val="34"/>
    <w:rsid w:val="00865796"/>
    <w:rPr>
      <w:rFonts w:ascii="Calibri" w:eastAsia="Calibri" w:hAnsi="Calibri"/>
      <w:sz w:val="22"/>
      <w:szCs w:val="22"/>
    </w:rPr>
  </w:style>
  <w:style w:type="paragraph" w:styleId="BodyText">
    <w:name w:val="Body Text"/>
    <w:basedOn w:val="Normal"/>
    <w:link w:val="BodyTextChar"/>
    <w:unhideWhenUsed/>
    <w:qFormat/>
    <w:rsid w:val="007520F5"/>
    <w:pPr>
      <w:widowControl w:val="0"/>
      <w:spacing w:line="252" w:lineRule="auto"/>
    </w:pPr>
    <w:rPr>
      <w:sz w:val="26"/>
      <w:szCs w:val="26"/>
      <w:lang w:val="vi-VN" w:eastAsia="vi-VN" w:bidi="vi-VN"/>
    </w:rPr>
  </w:style>
  <w:style w:type="character" w:customStyle="1" w:styleId="BodyTextChar">
    <w:name w:val="Body Text Char"/>
    <w:basedOn w:val="DefaultParagraphFont"/>
    <w:link w:val="BodyText"/>
    <w:rsid w:val="007520F5"/>
    <w:rPr>
      <w:sz w:val="26"/>
      <w:szCs w:val="26"/>
      <w:lang w:val="vi-VN" w:eastAsia="vi-VN" w:bidi="vi-VN"/>
    </w:rPr>
  </w:style>
  <w:style w:type="character" w:customStyle="1" w:styleId="Other">
    <w:name w:val="Other_"/>
    <w:basedOn w:val="DefaultParagraphFont"/>
    <w:link w:val="Other0"/>
    <w:locked/>
    <w:rsid w:val="007520F5"/>
    <w:rPr>
      <w:sz w:val="26"/>
      <w:szCs w:val="26"/>
    </w:rPr>
  </w:style>
  <w:style w:type="paragraph" w:customStyle="1" w:styleId="Other0">
    <w:name w:val="Other"/>
    <w:basedOn w:val="Normal"/>
    <w:link w:val="Other"/>
    <w:rsid w:val="007520F5"/>
    <w:pPr>
      <w:widowControl w:val="0"/>
      <w:spacing w:line="252" w:lineRule="auto"/>
    </w:pPr>
    <w:rPr>
      <w:sz w:val="26"/>
      <w:szCs w:val="26"/>
    </w:rPr>
  </w:style>
  <w:style w:type="character" w:customStyle="1" w:styleId="Heading1Char">
    <w:name w:val="Heading 1 Char"/>
    <w:basedOn w:val="DefaultParagraphFont"/>
    <w:link w:val="Heading1"/>
    <w:rsid w:val="00F04DC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rsid w:val="0072223D"/>
    <w:rPr>
      <w:color w:val="0563C1" w:themeColor="hyperlink"/>
      <w:u w:val="single"/>
    </w:rPr>
  </w:style>
  <w:style w:type="character" w:styleId="UnresolvedMention">
    <w:name w:val="Unresolved Mention"/>
    <w:basedOn w:val="DefaultParagraphFont"/>
    <w:uiPriority w:val="99"/>
    <w:semiHidden/>
    <w:unhideWhenUsed/>
    <w:rsid w:val="0072223D"/>
    <w:rPr>
      <w:color w:val="605E5C"/>
      <w:shd w:val="clear" w:color="auto" w:fill="E1DFDD"/>
    </w:rPr>
  </w:style>
  <w:style w:type="paragraph" w:styleId="Revision">
    <w:name w:val="Revision"/>
    <w:hidden/>
    <w:uiPriority w:val="99"/>
    <w:semiHidden/>
    <w:rsid w:val="008C2E7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454">
      <w:bodyDiv w:val="1"/>
      <w:marLeft w:val="0"/>
      <w:marRight w:val="0"/>
      <w:marTop w:val="0"/>
      <w:marBottom w:val="0"/>
      <w:divBdr>
        <w:top w:val="none" w:sz="0" w:space="0" w:color="auto"/>
        <w:left w:val="none" w:sz="0" w:space="0" w:color="auto"/>
        <w:bottom w:val="none" w:sz="0" w:space="0" w:color="auto"/>
        <w:right w:val="none" w:sz="0" w:space="0" w:color="auto"/>
      </w:divBdr>
    </w:div>
    <w:div w:id="185366544">
      <w:bodyDiv w:val="1"/>
      <w:marLeft w:val="0"/>
      <w:marRight w:val="0"/>
      <w:marTop w:val="0"/>
      <w:marBottom w:val="0"/>
      <w:divBdr>
        <w:top w:val="none" w:sz="0" w:space="0" w:color="auto"/>
        <w:left w:val="none" w:sz="0" w:space="0" w:color="auto"/>
        <w:bottom w:val="none" w:sz="0" w:space="0" w:color="auto"/>
        <w:right w:val="none" w:sz="0" w:space="0" w:color="auto"/>
      </w:divBdr>
    </w:div>
    <w:div w:id="674724269">
      <w:bodyDiv w:val="1"/>
      <w:marLeft w:val="0"/>
      <w:marRight w:val="0"/>
      <w:marTop w:val="0"/>
      <w:marBottom w:val="0"/>
      <w:divBdr>
        <w:top w:val="none" w:sz="0" w:space="0" w:color="auto"/>
        <w:left w:val="none" w:sz="0" w:space="0" w:color="auto"/>
        <w:bottom w:val="none" w:sz="0" w:space="0" w:color="auto"/>
        <w:right w:val="none" w:sz="0" w:space="0" w:color="auto"/>
      </w:divBdr>
    </w:div>
    <w:div w:id="1030450587">
      <w:bodyDiv w:val="1"/>
      <w:marLeft w:val="0"/>
      <w:marRight w:val="0"/>
      <w:marTop w:val="0"/>
      <w:marBottom w:val="0"/>
      <w:divBdr>
        <w:top w:val="none" w:sz="0" w:space="0" w:color="auto"/>
        <w:left w:val="none" w:sz="0" w:space="0" w:color="auto"/>
        <w:bottom w:val="none" w:sz="0" w:space="0" w:color="auto"/>
        <w:right w:val="none" w:sz="0" w:space="0" w:color="auto"/>
      </w:divBdr>
    </w:div>
    <w:div w:id="1115558071">
      <w:bodyDiv w:val="1"/>
      <w:marLeft w:val="0"/>
      <w:marRight w:val="0"/>
      <w:marTop w:val="0"/>
      <w:marBottom w:val="0"/>
      <w:divBdr>
        <w:top w:val="none" w:sz="0" w:space="0" w:color="auto"/>
        <w:left w:val="none" w:sz="0" w:space="0" w:color="auto"/>
        <w:bottom w:val="none" w:sz="0" w:space="0" w:color="auto"/>
        <w:right w:val="none" w:sz="0" w:space="0" w:color="auto"/>
      </w:divBdr>
    </w:div>
    <w:div w:id="1822848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710</TotalTime>
  <Pages>1</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Trường THPT Hàm Rồng</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Hàm Rồng</dc:title>
  <dc:subject/>
  <dc:creator>monhduc2k8</dc:creator>
  <cp:keywords/>
  <dc:description/>
  <cp:lastModifiedBy>Mon Hoàng Đức</cp:lastModifiedBy>
  <cp:revision>19</cp:revision>
  <cp:lastPrinted>2024-11-08T13:34:00Z</cp:lastPrinted>
  <dcterms:created xsi:type="dcterms:W3CDTF">2025-10-05T16:59:00Z</dcterms:created>
  <dcterms:modified xsi:type="dcterms:W3CDTF">2025-11-29T06:25:00Z</dcterms:modified>
</cp:coreProperties>
</file>